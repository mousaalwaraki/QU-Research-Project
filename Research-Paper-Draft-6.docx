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55180" w14:textId="629F7C0D" w:rsidR="00D71F16" w:rsidRPr="00D52AED" w:rsidRDefault="00F03DAA" w:rsidP="00F03DAA">
      <w:pPr>
        <w:pStyle w:val="papertitle"/>
        <w:spacing w:before="100" w:beforeAutospacing="1" w:after="100" w:afterAutospacing="1"/>
      </w:pPr>
      <w:r>
        <w:t xml:space="preserve">A </w:t>
      </w:r>
      <w:r w:rsidR="0053480A">
        <w:t>Desig</w:t>
      </w:r>
      <w:r w:rsidR="00E45FDC">
        <w:t>n</w:t>
      </w:r>
      <w:r>
        <w:t xml:space="preserve"> </w:t>
      </w:r>
      <w:r w:rsidR="0053480A">
        <w:t xml:space="preserve">of </w:t>
      </w:r>
      <w:ins w:id="0" w:author="Mousa Mohammed Abdulla Abdelhameid Alwaraki" w:date="2021-07-08T01:42:00Z">
        <w:r w:rsidR="005C4CC1">
          <w:t xml:space="preserve">Remote </w:t>
        </w:r>
      </w:ins>
      <w:r w:rsidR="00A6312F">
        <w:t xml:space="preserve">IoT-Based </w:t>
      </w:r>
      <w:r w:rsidR="00713267" w:rsidRPr="00D52AED">
        <w:t>Non-Obstructive Temperature Monitoring</w:t>
      </w:r>
      <w:r w:rsidR="00713267" w:rsidRPr="00D71F16">
        <w:t xml:space="preserve"> </w:t>
      </w:r>
      <w:r w:rsidR="00157CBE">
        <w:t xml:space="preserve">System </w:t>
      </w:r>
      <w:r w:rsidR="00713267">
        <w:t xml:space="preserve">for </w:t>
      </w:r>
      <w:r w:rsidR="00D71F16" w:rsidRPr="00D52AED">
        <w:t>Electric Vehicle</w:t>
      </w:r>
      <w:r w:rsidR="00713267">
        <w:t xml:space="preserve"> </w:t>
      </w:r>
      <w:r w:rsidR="00713267" w:rsidRPr="00B06ED2">
        <w:t>Sma</w:t>
      </w:r>
      <w:r w:rsidR="00713267" w:rsidRPr="00FF2A7C">
        <w:t>r</w:t>
      </w:r>
      <w:r w:rsidR="00713267" w:rsidRPr="006C325B">
        <w:t>t Charger</w:t>
      </w:r>
      <w:r w:rsidR="00713267">
        <w:t>s</w:t>
      </w:r>
    </w:p>
    <w:p w14:paraId="387F328A" w14:textId="77777777" w:rsidR="00D7522C" w:rsidRDefault="00D7522C" w:rsidP="00CA4392">
      <w:pPr>
        <w:pStyle w:val="Author"/>
        <w:spacing w:before="100" w:beforeAutospacing="1" w:after="100" w:afterAutospacing="1" w:line="120" w:lineRule="auto"/>
        <w:rPr>
          <w:sz w:val="16"/>
          <w:szCs w:val="16"/>
        </w:rPr>
      </w:pPr>
    </w:p>
    <w:p w14:paraId="02C2A0E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F13017">
          <w:pgSz w:w="11909" w:h="16834" w:code="9"/>
          <w:pgMar w:top="1080" w:right="720" w:bottom="2434" w:left="720" w:header="720" w:footer="720" w:gutter="0"/>
          <w:cols w:space="720"/>
          <w:titlePg/>
          <w:docGrid w:linePitch="360"/>
        </w:sectPr>
      </w:pPr>
    </w:p>
    <w:p w14:paraId="7FA30C9D" w14:textId="0D297CB3" w:rsidR="00BD670B" w:rsidRDefault="00A9030A">
      <w:pPr>
        <w:pStyle w:val="Author"/>
        <w:spacing w:before="100" w:beforeAutospacing="1"/>
        <w:rPr>
          <w:sz w:val="18"/>
          <w:szCs w:val="18"/>
        </w:rPr>
      </w:pPr>
      <w:r>
        <w:rPr>
          <w:sz w:val="18"/>
          <w:szCs w:val="18"/>
        </w:rPr>
        <w:t>Mousa Alwaraki</w:t>
      </w:r>
      <w:r w:rsidR="001A3B3D" w:rsidRPr="00F847A6">
        <w:rPr>
          <w:sz w:val="18"/>
          <w:szCs w:val="18"/>
        </w:rPr>
        <w:t xml:space="preserve"> </w:t>
      </w:r>
      <w:r w:rsidR="001A3B3D" w:rsidRPr="00F847A6">
        <w:rPr>
          <w:sz w:val="18"/>
          <w:szCs w:val="18"/>
        </w:rPr>
        <w:br/>
      </w:r>
      <w:r>
        <w:rPr>
          <w:sz w:val="18"/>
          <w:szCs w:val="18"/>
        </w:rPr>
        <w:t>Qatar University</w:t>
      </w:r>
      <w:r w:rsidR="00EE6E58">
        <w:rPr>
          <w:sz w:val="18"/>
          <w:szCs w:val="18"/>
        </w:rPr>
        <w:t xml:space="preserve">, </w:t>
      </w:r>
      <w:r>
        <w:rPr>
          <w:sz w:val="18"/>
          <w:szCs w:val="18"/>
        </w:rPr>
        <w:t>Doha, Qatar</w:t>
      </w:r>
      <w:r w:rsidR="001A3B3D" w:rsidRPr="00F847A6">
        <w:rPr>
          <w:sz w:val="18"/>
          <w:szCs w:val="18"/>
        </w:rPr>
        <w:br/>
      </w:r>
      <w:ins w:id="1" w:author="Mousa Mohammed Abdulla Abdelhameid Alwaraki" w:date="2021-07-08T01:42:00Z">
        <w:r w:rsidR="005C4CC1">
          <w:rPr>
            <w:sz w:val="18"/>
            <w:szCs w:val="18"/>
          </w:rPr>
          <w:fldChar w:fldCharType="begin"/>
        </w:r>
        <w:r w:rsidR="005C4CC1">
          <w:rPr>
            <w:sz w:val="18"/>
            <w:szCs w:val="18"/>
          </w:rPr>
          <w:instrText xml:space="preserve"> HYPERLINK "mailto:</w:instrText>
        </w:r>
      </w:ins>
      <w:r w:rsidR="005C4CC1">
        <w:rPr>
          <w:sz w:val="18"/>
          <w:szCs w:val="18"/>
        </w:rPr>
        <w:instrText>mousa.alwaraki@gmail.com</w:instrText>
      </w:r>
      <w:ins w:id="2" w:author="Mousa Mohammed Abdulla Abdelhameid Alwaraki" w:date="2021-07-08T01:42:00Z">
        <w:r w:rsidR="005C4CC1">
          <w:rPr>
            <w:sz w:val="18"/>
            <w:szCs w:val="18"/>
          </w:rPr>
          <w:instrText xml:space="preserve">" </w:instrText>
        </w:r>
        <w:r w:rsidR="005C4CC1">
          <w:rPr>
            <w:sz w:val="18"/>
            <w:szCs w:val="18"/>
          </w:rPr>
          <w:fldChar w:fldCharType="separate"/>
        </w:r>
      </w:ins>
      <w:r w:rsidR="005C4CC1" w:rsidRPr="004B7834">
        <w:rPr>
          <w:rStyle w:val="Hyperlink"/>
          <w:sz w:val="18"/>
          <w:szCs w:val="18"/>
        </w:rPr>
        <w:t>mousa.alwaraki@gmail.com</w:t>
      </w:r>
      <w:ins w:id="3" w:author="Mousa Mohammed Abdulla Abdelhameid Alwaraki" w:date="2021-07-08T01:42:00Z">
        <w:r w:rsidR="005C4CC1">
          <w:rPr>
            <w:sz w:val="18"/>
            <w:szCs w:val="18"/>
          </w:rPr>
          <w:fldChar w:fldCharType="end"/>
        </w:r>
      </w:ins>
    </w:p>
    <w:p w14:paraId="2D27CF4F" w14:textId="35A48AA7" w:rsidR="001A3B3D" w:rsidRPr="00F847A6" w:rsidRDefault="00BD670B">
      <w:pPr>
        <w:pStyle w:val="Author"/>
        <w:spacing w:before="100" w:beforeAutospacing="1"/>
        <w:rPr>
          <w:sz w:val="18"/>
          <w:szCs w:val="18"/>
        </w:rPr>
      </w:pPr>
      <w:r>
        <w:rPr>
          <w:sz w:val="18"/>
          <w:szCs w:val="18"/>
        </w:rPr>
        <w:br w:type="column"/>
      </w:r>
      <w:r w:rsidR="00A9030A">
        <w:rPr>
          <w:sz w:val="18"/>
          <w:szCs w:val="18"/>
        </w:rPr>
        <w:t>Loay Ismail</w:t>
      </w:r>
      <w:r w:rsidR="001A3B3D" w:rsidRPr="00F847A6">
        <w:rPr>
          <w:sz w:val="18"/>
          <w:szCs w:val="18"/>
        </w:rPr>
        <w:br/>
      </w:r>
      <w:r w:rsidR="00A9030A">
        <w:rPr>
          <w:sz w:val="18"/>
          <w:szCs w:val="18"/>
        </w:rPr>
        <w:t>Qatar University</w:t>
      </w:r>
      <w:r w:rsidR="00EE6E58">
        <w:rPr>
          <w:sz w:val="18"/>
          <w:szCs w:val="18"/>
        </w:rPr>
        <w:t xml:space="preserve">, </w:t>
      </w:r>
      <w:r w:rsidR="00A9030A">
        <w:rPr>
          <w:sz w:val="18"/>
          <w:szCs w:val="18"/>
        </w:rPr>
        <w:t>Doha, Qatar</w:t>
      </w:r>
      <w:r w:rsidR="001A3B3D" w:rsidRPr="00F847A6">
        <w:rPr>
          <w:sz w:val="18"/>
          <w:szCs w:val="18"/>
        </w:rPr>
        <w:br/>
      </w:r>
      <w:ins w:id="4" w:author="Mousa Mohammed Abdulla Abdelhameid Alwaraki" w:date="2021-07-08T01:42:00Z">
        <w:r w:rsidR="005C4CC1">
          <w:rPr>
            <w:sz w:val="18"/>
            <w:szCs w:val="18"/>
          </w:rPr>
          <w:fldChar w:fldCharType="begin"/>
        </w:r>
        <w:r w:rsidR="005C4CC1">
          <w:rPr>
            <w:sz w:val="18"/>
            <w:szCs w:val="18"/>
          </w:rPr>
          <w:instrText xml:space="preserve"> HYPERLINK "mailto:</w:instrText>
        </w:r>
      </w:ins>
      <w:r w:rsidR="005C4CC1">
        <w:rPr>
          <w:sz w:val="18"/>
          <w:szCs w:val="18"/>
        </w:rPr>
        <w:instrText>loay.ismail@qu.edu.qa</w:instrText>
      </w:r>
      <w:ins w:id="5" w:author="Mousa Mohammed Abdulla Abdelhameid Alwaraki" w:date="2021-07-08T01:42:00Z">
        <w:r w:rsidR="005C4CC1">
          <w:rPr>
            <w:sz w:val="18"/>
            <w:szCs w:val="18"/>
          </w:rPr>
          <w:instrText xml:space="preserve">" </w:instrText>
        </w:r>
        <w:r w:rsidR="005C4CC1">
          <w:rPr>
            <w:sz w:val="18"/>
            <w:szCs w:val="18"/>
          </w:rPr>
          <w:fldChar w:fldCharType="separate"/>
        </w:r>
      </w:ins>
      <w:r w:rsidR="005C4CC1" w:rsidRPr="004B7834">
        <w:rPr>
          <w:rStyle w:val="Hyperlink"/>
          <w:sz w:val="18"/>
          <w:szCs w:val="18"/>
        </w:rPr>
        <w:t>loay.ismail@qu.edu.qa</w:t>
      </w:r>
      <w:ins w:id="6" w:author="Mousa Mohammed Abdulla Abdelhameid Alwaraki" w:date="2021-07-08T01:42:00Z">
        <w:r w:rsidR="005C4CC1">
          <w:rPr>
            <w:sz w:val="18"/>
            <w:szCs w:val="18"/>
          </w:rPr>
          <w:fldChar w:fldCharType="end"/>
        </w:r>
      </w:ins>
    </w:p>
    <w:p w14:paraId="6B48E63C" w14:textId="76DA4779" w:rsidR="001A3B3D" w:rsidRPr="00F847A6" w:rsidRDefault="00BD670B">
      <w:pPr>
        <w:pStyle w:val="Author"/>
        <w:spacing w:before="100" w:beforeAutospacing="1"/>
        <w:rPr>
          <w:sz w:val="18"/>
          <w:szCs w:val="18"/>
        </w:rPr>
      </w:pPr>
      <w:r>
        <w:rPr>
          <w:sz w:val="18"/>
          <w:szCs w:val="18"/>
        </w:rPr>
        <w:br w:type="column"/>
      </w:r>
      <w:r w:rsidR="00A9030A">
        <w:rPr>
          <w:sz w:val="18"/>
          <w:szCs w:val="18"/>
        </w:rPr>
        <w:t>Ahmed Massoud</w:t>
      </w:r>
      <w:r w:rsidR="001A3B3D" w:rsidRPr="00F847A6">
        <w:rPr>
          <w:sz w:val="18"/>
          <w:szCs w:val="18"/>
        </w:rPr>
        <w:br/>
      </w:r>
      <w:r w:rsidR="00A9030A">
        <w:rPr>
          <w:sz w:val="18"/>
          <w:szCs w:val="18"/>
        </w:rPr>
        <w:t>Qatar University</w:t>
      </w:r>
      <w:r w:rsidR="00EE6E58">
        <w:rPr>
          <w:sz w:val="18"/>
          <w:szCs w:val="18"/>
        </w:rPr>
        <w:t xml:space="preserve">, </w:t>
      </w:r>
      <w:r w:rsidR="00A9030A">
        <w:rPr>
          <w:sz w:val="18"/>
          <w:szCs w:val="18"/>
        </w:rPr>
        <w:t>Doha, Qatar</w:t>
      </w:r>
      <w:r w:rsidR="001A3B3D" w:rsidRPr="00F847A6">
        <w:rPr>
          <w:sz w:val="18"/>
          <w:szCs w:val="18"/>
        </w:rPr>
        <w:br/>
      </w:r>
      <w:ins w:id="7" w:author="Mousa Mohammed Abdulla Abdelhameid Alwaraki" w:date="2021-07-08T01:42:00Z">
        <w:r w:rsidR="005C4CC1">
          <w:rPr>
            <w:sz w:val="18"/>
            <w:szCs w:val="18"/>
          </w:rPr>
          <w:fldChar w:fldCharType="begin"/>
        </w:r>
        <w:r w:rsidR="005C4CC1">
          <w:rPr>
            <w:sz w:val="18"/>
            <w:szCs w:val="18"/>
          </w:rPr>
          <w:instrText xml:space="preserve"> HYPERLINK "mailto:</w:instrText>
        </w:r>
      </w:ins>
      <w:r w:rsidR="005C4CC1">
        <w:rPr>
          <w:sz w:val="18"/>
          <w:szCs w:val="18"/>
        </w:rPr>
        <w:instrText>ahmed.massoud@qu.edu.qa</w:instrText>
      </w:r>
      <w:ins w:id="8" w:author="Mousa Mohammed Abdulla Abdelhameid Alwaraki" w:date="2021-07-08T01:42:00Z">
        <w:r w:rsidR="005C4CC1">
          <w:rPr>
            <w:sz w:val="18"/>
            <w:szCs w:val="18"/>
          </w:rPr>
          <w:instrText xml:space="preserve">" </w:instrText>
        </w:r>
        <w:r w:rsidR="005C4CC1">
          <w:rPr>
            <w:sz w:val="18"/>
            <w:szCs w:val="18"/>
          </w:rPr>
          <w:fldChar w:fldCharType="separate"/>
        </w:r>
      </w:ins>
      <w:r w:rsidR="005C4CC1" w:rsidRPr="004B7834">
        <w:rPr>
          <w:rStyle w:val="Hyperlink"/>
          <w:sz w:val="18"/>
          <w:szCs w:val="18"/>
        </w:rPr>
        <w:t>ahmed.massoud@qu.edu.qa</w:t>
      </w:r>
      <w:ins w:id="9" w:author="Mousa Mohammed Abdulla Abdelhameid Alwaraki" w:date="2021-07-08T01:42:00Z">
        <w:r w:rsidR="005C4CC1">
          <w:rPr>
            <w:sz w:val="18"/>
            <w:szCs w:val="18"/>
          </w:rPr>
          <w:fldChar w:fldCharType="end"/>
        </w:r>
      </w:ins>
    </w:p>
    <w:p w14:paraId="59E8FA70" w14:textId="77777777" w:rsidR="009F1D79" w:rsidRDefault="009F1D79">
      <w:pPr>
        <w:sectPr w:rsidR="009F1D79" w:rsidSect="00A9030A">
          <w:type w:val="continuous"/>
          <w:pgSz w:w="11909" w:h="16834" w:code="9"/>
          <w:pgMar w:top="1080" w:right="720" w:bottom="2434" w:left="720" w:header="720" w:footer="720" w:gutter="0"/>
          <w:cols w:num="3" w:space="720"/>
          <w:docGrid w:linePitch="360"/>
        </w:sectPr>
      </w:pPr>
    </w:p>
    <w:p w14:paraId="59DC8456" w14:textId="77777777" w:rsidR="009303D9" w:rsidRPr="005B520E" w:rsidRDefault="00BD670B">
      <w:pPr>
        <w:sectPr w:rsidR="009303D9" w:rsidRPr="005B520E" w:rsidSect="00F13017">
          <w:type w:val="continuous"/>
          <w:pgSz w:w="11909" w:h="16834" w:code="9"/>
          <w:pgMar w:top="1080" w:right="720" w:bottom="2434" w:left="720" w:header="720" w:footer="720" w:gutter="0"/>
          <w:cols w:num="3" w:space="720"/>
          <w:docGrid w:linePitch="360"/>
        </w:sectPr>
      </w:pPr>
      <w:r>
        <w:br w:type="column"/>
      </w:r>
    </w:p>
    <w:p w14:paraId="48DDD0E0" w14:textId="5412DCF2" w:rsidR="00A9030A" w:rsidRDefault="00A9030A" w:rsidP="00392446">
      <w:pPr>
        <w:pStyle w:val="Abstract"/>
        <w:ind w:firstLine="0"/>
        <w:rPr>
          <w:i/>
          <w:iCs/>
        </w:rPr>
      </w:pPr>
      <w:r>
        <w:rPr>
          <w:i/>
          <w:iCs/>
        </w:rPr>
        <w:t>Abstract</w:t>
      </w:r>
      <w:r>
        <w:t>—</w:t>
      </w:r>
      <w:r w:rsidRPr="00A9030A">
        <w:rPr>
          <w:rFonts w:ascii="Calibri" w:eastAsia="Times New Roman" w:hAnsi="Calibri" w:cs="Calibri"/>
          <w:sz w:val="24"/>
          <w:szCs w:val="20"/>
        </w:rPr>
        <w:t xml:space="preserve"> </w:t>
      </w:r>
      <w:r w:rsidR="00764C71">
        <w:rPr>
          <w:rFonts w:eastAsia="Times New Roman"/>
        </w:rPr>
        <w:t>Electric Vehicles (E</w:t>
      </w:r>
      <w:ins w:id="10" w:author="Mousa Mohammed Abdulla Abdelhameid Alwaraki" w:date="2021-07-31T17:09:00Z">
        <w:r w:rsidR="00BE0C08">
          <w:rPr>
            <w:rFonts w:eastAsia="Times New Roman"/>
          </w:rPr>
          <w:t>V</w:t>
        </w:r>
      </w:ins>
      <w:r w:rsidR="00764C71">
        <w:rPr>
          <w:rFonts w:eastAsia="Times New Roman"/>
        </w:rPr>
        <w:t xml:space="preserve">s) are seen as a solution to the increasing carbon emissions due to gas-powered cars. Thus, extensive research has been done in optimizing </w:t>
      </w:r>
      <w:r w:rsidR="00927F2B">
        <w:rPr>
          <w:rFonts w:eastAsia="Times New Roman"/>
        </w:rPr>
        <w:t xml:space="preserve">the </w:t>
      </w:r>
      <w:r w:rsidR="00764C71">
        <w:rPr>
          <w:rFonts w:eastAsia="Times New Roman"/>
        </w:rPr>
        <w:t xml:space="preserve">efficiency and </w:t>
      </w:r>
      <w:r w:rsidR="008D60D9">
        <w:rPr>
          <w:rFonts w:eastAsia="Times New Roman"/>
        </w:rPr>
        <w:t xml:space="preserve">ensuring </w:t>
      </w:r>
      <w:r w:rsidR="00392446">
        <w:rPr>
          <w:rFonts w:eastAsia="Times New Roman"/>
        </w:rPr>
        <w:t xml:space="preserve">reliable operation of </w:t>
      </w:r>
      <w:r w:rsidR="00764C71">
        <w:rPr>
          <w:rFonts w:eastAsia="Times New Roman"/>
        </w:rPr>
        <w:t xml:space="preserve">EV chargers. </w:t>
      </w:r>
      <w:r w:rsidR="0042550E">
        <w:rPr>
          <w:rFonts w:eastAsia="Times New Roman"/>
        </w:rPr>
        <w:t xml:space="preserve">However, there is a void in tackling temperature monitoring using non-obstructive methods and manipulating charging accordingly to protect the </w:t>
      </w:r>
      <w:r w:rsidR="00927F2B">
        <w:rPr>
          <w:rFonts w:eastAsia="Times New Roman"/>
        </w:rPr>
        <w:t>battery</w:t>
      </w:r>
      <w:ins w:id="11" w:author="Mousa Mohammed Abdulla Abdelhameid Alwaraki" w:date="2021-07-08T01:42:00Z">
        <w:r w:rsidR="005C4CC1">
          <w:rPr>
            <w:rFonts w:eastAsia="Times New Roman"/>
          </w:rPr>
          <w:t>’</w:t>
        </w:r>
      </w:ins>
      <w:r w:rsidR="00927F2B">
        <w:rPr>
          <w:rFonts w:eastAsia="Times New Roman"/>
        </w:rPr>
        <w:t>s</w:t>
      </w:r>
      <w:r w:rsidR="008D60D9">
        <w:rPr>
          <w:rFonts w:eastAsia="Times New Roman"/>
        </w:rPr>
        <w:t xml:space="preserve"> </w:t>
      </w:r>
      <w:r w:rsidR="00927F2B">
        <w:rPr>
          <w:rFonts w:eastAsia="Times New Roman"/>
        </w:rPr>
        <w:t>health and ensure</w:t>
      </w:r>
      <w:r w:rsidR="0042550E">
        <w:rPr>
          <w:rFonts w:eastAsia="Times New Roman"/>
        </w:rPr>
        <w:t xml:space="preserve"> no safety complications. This paper aims to suggest a prototype </w:t>
      </w:r>
      <w:r w:rsidR="00B06ED2">
        <w:rPr>
          <w:rFonts w:eastAsia="Times New Roman"/>
        </w:rPr>
        <w:t>using an Internet of Things (IoT) system to create such an infrastructure</w:t>
      </w:r>
      <w:r w:rsidR="0042550E">
        <w:rPr>
          <w:rFonts w:eastAsia="Times New Roman"/>
        </w:rPr>
        <w:t>.</w:t>
      </w:r>
      <w:r w:rsidR="00764C71">
        <w:rPr>
          <w:rFonts w:eastAsia="Times New Roman"/>
        </w:rPr>
        <w:t xml:space="preserve"> </w:t>
      </w:r>
      <w:ins w:id="12" w:author="Mousa Mohammed Abdulla Abdelhameid Alwaraki" w:date="2021-06-29T19:48:00Z">
        <w:r w:rsidR="009641C2">
          <w:rPr>
            <w:rFonts w:eastAsia="Times New Roman"/>
          </w:rPr>
          <w:t xml:space="preserve">The </w:t>
        </w:r>
      </w:ins>
      <w:ins w:id="13" w:author="Mousa Mohammed Abdulla Abdelhameid Alwaraki" w:date="2021-06-29T20:14:00Z">
        <w:r w:rsidR="006179C6">
          <w:rPr>
            <w:rFonts w:eastAsia="Times New Roman"/>
          </w:rPr>
          <w:t>paper suggests a</w:t>
        </w:r>
      </w:ins>
      <w:ins w:id="14" w:author="Mousa Mohammed Abdulla Abdelhameid Alwaraki" w:date="2021-06-29T20:19:00Z">
        <w:r w:rsidR="006D0C45">
          <w:rPr>
            <w:rFonts w:eastAsia="Times New Roman"/>
          </w:rPr>
          <w:t xml:space="preserve"> low-cost</w:t>
        </w:r>
      </w:ins>
      <w:ins w:id="15" w:author="Mousa Mohammed Abdulla Abdelhameid Alwaraki" w:date="2021-06-29T20:14:00Z">
        <w:r w:rsidR="006179C6">
          <w:rPr>
            <w:rFonts w:eastAsia="Times New Roman"/>
          </w:rPr>
          <w:t xml:space="preserve"> </w:t>
        </w:r>
      </w:ins>
      <w:ins w:id="16" w:author="Mousa Mohammed Abdulla Abdelhameid Alwaraki" w:date="2021-06-29T19:48:00Z">
        <w:r w:rsidR="009641C2">
          <w:rPr>
            <w:rFonts w:eastAsia="Times New Roman"/>
          </w:rPr>
          <w:t>prototype</w:t>
        </w:r>
      </w:ins>
      <w:ins w:id="17" w:author="Mousa Mohammed Abdulla Abdelhameid Alwaraki" w:date="2021-06-29T20:20:00Z">
        <w:r w:rsidR="006D0C45">
          <w:rPr>
            <w:rFonts w:eastAsia="Times New Roman"/>
          </w:rPr>
          <w:t xml:space="preserve"> using a micro-controller</w:t>
        </w:r>
      </w:ins>
      <w:ins w:id="18" w:author="Mousa Mohammed Abdulla Abdelhameid Alwaraki" w:date="2021-06-29T20:21:00Z">
        <w:r w:rsidR="006D0C45">
          <w:rPr>
            <w:rFonts w:eastAsia="Times New Roman"/>
          </w:rPr>
          <w:t xml:space="preserve"> and thermal camera</w:t>
        </w:r>
      </w:ins>
      <w:ins w:id="19" w:author="Mousa Mohammed Abdulla Abdelhameid Alwaraki" w:date="2021-06-29T19:48:00Z">
        <w:r w:rsidR="009641C2">
          <w:rPr>
            <w:rFonts w:eastAsia="Times New Roman"/>
          </w:rPr>
          <w:t xml:space="preserve"> </w:t>
        </w:r>
      </w:ins>
      <w:ins w:id="20" w:author="Mousa Mohammed Abdulla Abdelhameid Alwaraki" w:date="2021-06-29T20:14:00Z">
        <w:r w:rsidR="006179C6">
          <w:rPr>
            <w:rFonts w:eastAsia="Times New Roman"/>
          </w:rPr>
          <w:t xml:space="preserve">that </w:t>
        </w:r>
      </w:ins>
      <w:ins w:id="21" w:author="Mousa Mohammed Abdulla Abdelhameid Alwaraki" w:date="2021-06-29T19:48:00Z">
        <w:r w:rsidR="009641C2">
          <w:rPr>
            <w:rFonts w:eastAsia="Times New Roman"/>
          </w:rPr>
          <w:t xml:space="preserve">allows for completely remote temperature </w:t>
        </w:r>
      </w:ins>
      <w:ins w:id="22" w:author="Mousa Mohammed Abdulla Abdelhameid Alwaraki" w:date="2021-06-29T19:49:00Z">
        <w:r w:rsidR="009641C2">
          <w:rPr>
            <w:rFonts w:eastAsia="Times New Roman"/>
          </w:rPr>
          <w:t>monitorin</w:t>
        </w:r>
      </w:ins>
      <w:ins w:id="23" w:author="Mousa Mohammed Abdulla Abdelhameid Alwaraki" w:date="2021-06-29T19:53:00Z">
        <w:r w:rsidR="006179C6">
          <w:rPr>
            <w:rFonts w:eastAsia="Times New Roman"/>
          </w:rPr>
          <w:t xml:space="preserve">g, and with some additions can allow manipulation of the </w:t>
        </w:r>
      </w:ins>
      <w:ins w:id="24" w:author="Mousa Mohammed Abdulla Abdelhameid Alwaraki" w:date="2021-06-29T20:17:00Z">
        <w:r w:rsidR="006D0C45">
          <w:rPr>
            <w:rFonts w:eastAsia="Times New Roman"/>
          </w:rPr>
          <w:t xml:space="preserve">smart </w:t>
        </w:r>
      </w:ins>
      <w:ins w:id="25" w:author="Mousa Mohammed Abdulla Abdelhameid Alwaraki" w:date="2021-06-29T19:53:00Z">
        <w:r w:rsidR="006179C6">
          <w:rPr>
            <w:rFonts w:eastAsia="Times New Roman"/>
          </w:rPr>
          <w:t>charger</w:t>
        </w:r>
      </w:ins>
      <w:ins w:id="26" w:author="Mousa Mohammed Abdulla Abdelhameid Alwaraki" w:date="2021-07-08T01:42:00Z">
        <w:r w:rsidR="005C4CC1">
          <w:rPr>
            <w:rFonts w:eastAsia="Times New Roman"/>
          </w:rPr>
          <w:t xml:space="preserve">, remotely while being connected </w:t>
        </w:r>
      </w:ins>
      <w:ins w:id="27" w:author="Mousa Mohammed Abdulla Abdelhameid Alwaraki" w:date="2021-07-08T01:43:00Z">
        <w:r w:rsidR="005C4CC1">
          <w:rPr>
            <w:rFonts w:eastAsia="Times New Roman"/>
          </w:rPr>
          <w:t>to the internet</w:t>
        </w:r>
      </w:ins>
      <w:ins w:id="28" w:author="Mousa Mohammed Abdulla Abdelhameid Alwaraki" w:date="2021-06-29T19:53:00Z">
        <w:r w:rsidR="006179C6">
          <w:rPr>
            <w:rFonts w:eastAsia="Times New Roman"/>
          </w:rPr>
          <w:t>.</w:t>
        </w:r>
      </w:ins>
      <w:ins w:id="29" w:author="Mousa Mohammed Abdulla Abdelhameid Alwaraki" w:date="2021-06-29T20:19:00Z">
        <w:r w:rsidR="006D0C45">
          <w:rPr>
            <w:rFonts w:eastAsia="Times New Roman"/>
          </w:rPr>
          <w:t xml:space="preserve"> </w:t>
        </w:r>
      </w:ins>
      <w:ins w:id="30" w:author="Mousa Mohammed Abdulla Abdelhameid Alwaraki" w:date="2021-07-08T01:56:00Z">
        <w:r w:rsidR="00BE0763">
          <w:rPr>
            <w:rFonts w:eastAsia="Times New Roman"/>
          </w:rPr>
          <w:t>The research method of this paper is to create individual projects using diffe</w:t>
        </w:r>
      </w:ins>
      <w:ins w:id="31" w:author="Mousa Mohammed Abdulla Abdelhameid Alwaraki" w:date="2021-07-08T01:57:00Z">
        <w:r w:rsidR="00BE0763">
          <w:rPr>
            <w:rFonts w:eastAsia="Times New Roman"/>
          </w:rPr>
          <w:t>rent IoT services and determining how best to utilize them in terms of the prototype.</w:t>
        </w:r>
      </w:ins>
      <w:ins w:id="32" w:author="Mousa Mohammed Abdulla Abdelhameid Alwaraki" w:date="2021-07-08T01:56:00Z">
        <w:r w:rsidR="00BE0763">
          <w:rPr>
            <w:rFonts w:eastAsia="Times New Roman"/>
          </w:rPr>
          <w:t xml:space="preserve"> </w:t>
        </w:r>
      </w:ins>
      <w:ins w:id="33" w:author="Mousa Mohammed Abdulla Abdelhameid Alwaraki" w:date="2021-06-29T19:43:00Z">
        <w:r w:rsidR="009641C2">
          <w:rPr>
            <w:rFonts w:eastAsia="Times New Roman"/>
          </w:rPr>
          <w:t xml:space="preserve">Some aspects of the </w:t>
        </w:r>
      </w:ins>
      <w:ins w:id="34" w:author="Mousa Mohammed Abdulla Abdelhameid Alwaraki" w:date="2021-06-29T19:44:00Z">
        <w:r w:rsidR="009641C2">
          <w:rPr>
            <w:rFonts w:eastAsia="Times New Roman"/>
          </w:rPr>
          <w:t>prototype</w:t>
        </w:r>
      </w:ins>
      <w:ins w:id="35" w:author="Mousa Mohammed Abdulla Abdelhameid Alwaraki" w:date="2021-06-29T19:43:00Z">
        <w:r w:rsidR="009641C2">
          <w:rPr>
            <w:rFonts w:eastAsia="Times New Roman"/>
          </w:rPr>
          <w:t xml:space="preserve"> can be run on a local network </w:t>
        </w:r>
      </w:ins>
      <w:ins w:id="36" w:author="Mousa Mohammed Abdulla Abdelhameid Alwaraki" w:date="2021-06-29T19:44:00Z">
        <w:r w:rsidR="009641C2">
          <w:rPr>
            <w:rFonts w:eastAsia="Times New Roman"/>
          </w:rPr>
          <w:t>if no network with an internet connection exists</w:t>
        </w:r>
      </w:ins>
      <w:ins w:id="37" w:author="Mousa Mohammed Abdulla Abdelhameid Alwaraki" w:date="2021-06-29T20:17:00Z">
        <w:r w:rsidR="006D0C45">
          <w:rPr>
            <w:rFonts w:eastAsia="Times New Roman"/>
          </w:rPr>
          <w:t xml:space="preserve">. </w:t>
        </w:r>
      </w:ins>
      <w:ins w:id="38" w:author="Mousa Mohammed Abdulla Abdelhameid Alwaraki" w:date="2021-07-08T01:43:00Z">
        <w:r w:rsidR="005C4CC1">
          <w:rPr>
            <w:rFonts w:eastAsia="Times New Roman"/>
          </w:rPr>
          <w:t xml:space="preserve">This may be beneficial for charges in less economically developed areas, where an active internet connection at charging stations is not feasible. </w:t>
        </w:r>
      </w:ins>
      <w:ins w:id="39" w:author="Mousa Mohammed Abdulla Abdelhameid Alwaraki" w:date="2021-06-29T20:17:00Z">
        <w:r w:rsidR="006D0C45">
          <w:rPr>
            <w:rFonts w:eastAsia="Times New Roman"/>
          </w:rPr>
          <w:t>The use of the protot</w:t>
        </w:r>
      </w:ins>
      <w:ins w:id="40" w:author="Mousa Mohammed Abdulla Abdelhameid Alwaraki" w:date="2021-06-29T20:18:00Z">
        <w:r w:rsidR="006D0C45">
          <w:rPr>
            <w:rFonts w:eastAsia="Times New Roman"/>
          </w:rPr>
          <w:t>ype on a local network is undesired</w:t>
        </w:r>
      </w:ins>
      <w:ins w:id="41" w:author="Mousa Mohammed Abdulla Abdelhameid Alwaraki" w:date="2021-06-29T19:44:00Z">
        <w:r w:rsidR="009641C2">
          <w:rPr>
            <w:rFonts w:eastAsia="Times New Roman"/>
          </w:rPr>
          <w:t xml:space="preserve"> </w:t>
        </w:r>
      </w:ins>
      <w:ins w:id="42" w:author="Mousa Mohammed Abdulla Abdelhameid Alwaraki" w:date="2021-06-29T20:18:00Z">
        <w:r w:rsidR="006D0C45">
          <w:rPr>
            <w:rFonts w:eastAsia="Times New Roman"/>
          </w:rPr>
          <w:t xml:space="preserve">as monitoring and </w:t>
        </w:r>
      </w:ins>
      <w:ins w:id="43" w:author="Mousa Mohammed Abdulla Abdelhameid Alwaraki" w:date="2021-06-29T20:19:00Z">
        <w:r w:rsidR="006D0C45">
          <w:rPr>
            <w:rFonts w:eastAsia="Times New Roman"/>
          </w:rPr>
          <w:t>controlling of charger must be made on the same network</w:t>
        </w:r>
      </w:ins>
      <w:ins w:id="44" w:author="Mousa Mohammed Abdulla Abdelhameid Alwaraki" w:date="2021-07-06T00:13:00Z">
        <w:r w:rsidR="00934CDA">
          <w:rPr>
            <w:rFonts w:eastAsia="Times New Roman"/>
          </w:rPr>
          <w:t xml:space="preserve">, and so removes </w:t>
        </w:r>
      </w:ins>
      <w:ins w:id="45" w:author="Mousa Mohammed Abdulla Abdelhameid Alwaraki" w:date="2021-07-08T01:44:00Z">
        <w:r w:rsidR="005C4CC1">
          <w:rPr>
            <w:rFonts w:eastAsia="Times New Roman"/>
          </w:rPr>
          <w:t xml:space="preserve">the </w:t>
        </w:r>
      </w:ins>
      <w:ins w:id="46" w:author="Mousa Mohammed Abdulla Abdelhameid Alwaraki" w:date="2021-07-06T00:13:00Z">
        <w:r w:rsidR="00934CDA">
          <w:rPr>
            <w:rFonts w:eastAsia="Times New Roman"/>
          </w:rPr>
          <w:t>com</w:t>
        </w:r>
      </w:ins>
      <w:ins w:id="47" w:author="Mousa Mohammed Abdulla Abdelhameid Alwaraki" w:date="2021-07-06T00:14:00Z">
        <w:r w:rsidR="00934CDA">
          <w:rPr>
            <w:rFonts w:eastAsia="Times New Roman"/>
          </w:rPr>
          <w:t>plete remote monitoring</w:t>
        </w:r>
      </w:ins>
      <w:ins w:id="48" w:author="Mousa Mohammed Abdulla Abdelhameid Alwaraki" w:date="2021-07-08T01:44:00Z">
        <w:r w:rsidR="005C4CC1">
          <w:rPr>
            <w:rFonts w:eastAsia="Times New Roman"/>
          </w:rPr>
          <w:t xml:space="preserve"> aspect</w:t>
        </w:r>
      </w:ins>
      <w:ins w:id="49" w:author="Mousa Mohammed Abdulla Abdelhameid Alwaraki" w:date="2021-06-29T20:19:00Z">
        <w:r w:rsidR="006D0C45">
          <w:rPr>
            <w:rFonts w:eastAsia="Times New Roman"/>
          </w:rPr>
          <w:t>.</w:t>
        </w:r>
      </w:ins>
      <w:ins w:id="50" w:author="Mousa Mohammed Abdulla Abdelhameid Alwaraki" w:date="2021-06-29T20:18:00Z">
        <w:r w:rsidR="006D0C45">
          <w:rPr>
            <w:rFonts w:eastAsia="Times New Roman"/>
          </w:rPr>
          <w:t xml:space="preserve"> </w:t>
        </w:r>
      </w:ins>
    </w:p>
    <w:p w14:paraId="00A3094E" w14:textId="53DFBCAC" w:rsidR="00A9030A" w:rsidRPr="004D72B5" w:rsidRDefault="00A9030A">
      <w:pPr>
        <w:pStyle w:val="Keywords"/>
        <w:ind w:firstLine="0"/>
      </w:pPr>
      <w:r w:rsidRPr="004D72B5">
        <w:t>Keywords—</w:t>
      </w:r>
      <w:r>
        <w:t xml:space="preserve"> </w:t>
      </w:r>
      <w:r w:rsidR="00A6312F">
        <w:t xml:space="preserve">Electric Vehicles, Temperature Monitoring, IoT, </w:t>
      </w:r>
      <w:r w:rsidR="00287DEA">
        <w:t>Low-cost</w:t>
      </w:r>
      <w:r w:rsidR="00A6312F">
        <w:t xml:space="preserve"> m</w:t>
      </w:r>
      <w:r>
        <w:t xml:space="preserve">icro-controller, ESP8266, </w:t>
      </w:r>
      <w:r w:rsidR="00927F2B">
        <w:t>Node-</w:t>
      </w:r>
      <w:r>
        <w:t xml:space="preserve">RED, Homebridge, Blynk </w:t>
      </w:r>
    </w:p>
    <w:p w14:paraId="69B01505" w14:textId="668C870F" w:rsidR="009303D9" w:rsidRPr="00D632BE" w:rsidRDefault="009303D9" w:rsidP="006B6B66">
      <w:pPr>
        <w:pStyle w:val="Heading1"/>
      </w:pPr>
      <w:r w:rsidRPr="00D632BE">
        <w:t xml:space="preserve">Introduction </w:t>
      </w:r>
    </w:p>
    <w:p w14:paraId="47AAD861" w14:textId="0984FB54" w:rsidR="003F10A8" w:rsidRDefault="00B06ED2">
      <w:pPr>
        <w:jc w:val="both"/>
        <w:rPr>
          <w:lang w:val="en-GB"/>
        </w:rPr>
      </w:pPr>
      <w:r>
        <w:rPr>
          <w:lang w:val="en-GB"/>
        </w:rPr>
        <w:t xml:space="preserve">The </w:t>
      </w:r>
      <w:r w:rsidR="00FF2A7C">
        <w:rPr>
          <w:lang w:val="en-GB"/>
        </w:rPr>
        <w:t>steady rise in carbon emissions has been</w:t>
      </w:r>
      <w:r w:rsidR="006C325B">
        <w:rPr>
          <w:lang w:val="en-GB"/>
        </w:rPr>
        <w:t xml:space="preserve"> brought to the </w:t>
      </w:r>
      <w:proofErr w:type="spellStart"/>
      <w:r w:rsidR="00927F2B">
        <w:rPr>
          <w:lang w:val="en-GB"/>
        </w:rPr>
        <w:t>centerpiece</w:t>
      </w:r>
      <w:proofErr w:type="spellEnd"/>
      <w:r w:rsidR="00927F2B">
        <w:rPr>
          <w:lang w:val="en-GB"/>
        </w:rPr>
        <w:t xml:space="preserve"> </w:t>
      </w:r>
      <w:r w:rsidR="006C325B">
        <w:rPr>
          <w:lang w:val="en-GB"/>
        </w:rPr>
        <w:t>of attention of the general public. This has led to a knock-on effect where carbon emissions ha</w:t>
      </w:r>
      <w:r w:rsidR="00927F2B">
        <w:rPr>
          <w:lang w:val="en-GB"/>
        </w:rPr>
        <w:t xml:space="preserve">ve been at the forefront of many politicians’ policies, such as the </w:t>
      </w:r>
      <w:r w:rsidR="002B11C8">
        <w:rPr>
          <w:lang w:val="en-GB"/>
        </w:rPr>
        <w:t xml:space="preserve">UK </w:t>
      </w:r>
      <w:r w:rsidR="00927F2B">
        <w:rPr>
          <w:lang w:val="en-GB"/>
        </w:rPr>
        <w:t>government banning</w:t>
      </w:r>
      <w:r w:rsidR="00340DC2">
        <w:rPr>
          <w:lang w:val="en-GB"/>
        </w:rPr>
        <w:t xml:space="preserve"> </w:t>
      </w:r>
      <w:r w:rsidR="002B11C8">
        <w:rPr>
          <w:lang w:val="en-GB"/>
        </w:rPr>
        <w:t xml:space="preserve">the sale of </w:t>
      </w:r>
      <w:r w:rsidR="004148E8">
        <w:rPr>
          <w:lang w:val="en-GB"/>
        </w:rPr>
        <w:t>gas-</w:t>
      </w:r>
      <w:r w:rsidR="002B11C8">
        <w:rPr>
          <w:lang w:val="en-GB"/>
        </w:rPr>
        <w:t>powered car engines by 2040</w:t>
      </w:r>
      <w:r w:rsidR="009005A2">
        <w:rPr>
          <w:lang w:val="en-GB"/>
        </w:rPr>
        <w:t xml:space="preserve"> and </w:t>
      </w:r>
      <w:r w:rsidR="002B11C8">
        <w:rPr>
          <w:lang w:val="en-GB"/>
        </w:rPr>
        <w:t>striving for an 80% reduction of CO2 emissions in the transport sect</w:t>
      </w:r>
      <w:r w:rsidR="00540F68">
        <w:rPr>
          <w:lang w:val="en-GB"/>
        </w:rPr>
        <w:t>or by 2050 [1]</w:t>
      </w:r>
      <w:r w:rsidR="00340DC2">
        <w:rPr>
          <w:lang w:val="en-GB"/>
        </w:rPr>
        <w:t>.</w:t>
      </w:r>
      <w:r w:rsidR="006C325B">
        <w:rPr>
          <w:lang w:val="en-GB"/>
        </w:rPr>
        <w:t xml:space="preserve"> </w:t>
      </w:r>
      <w:r w:rsidR="00BD032E">
        <w:rPr>
          <w:lang w:val="en-GB"/>
        </w:rPr>
        <w:t>This</w:t>
      </w:r>
      <w:r w:rsidR="00927F2B">
        <w:rPr>
          <w:lang w:val="en-GB"/>
        </w:rPr>
        <w:t>,</w:t>
      </w:r>
      <w:r w:rsidR="00BD032E">
        <w:rPr>
          <w:lang w:val="en-GB"/>
        </w:rPr>
        <w:t xml:space="preserve"> </w:t>
      </w:r>
      <w:r w:rsidR="006C325B">
        <w:rPr>
          <w:lang w:val="en-GB"/>
        </w:rPr>
        <w:t>in turn</w:t>
      </w:r>
      <w:r w:rsidR="00927F2B">
        <w:rPr>
          <w:lang w:val="en-GB"/>
        </w:rPr>
        <w:t>,</w:t>
      </w:r>
      <w:r w:rsidR="006C325B">
        <w:rPr>
          <w:lang w:val="en-GB"/>
        </w:rPr>
        <w:t xml:space="preserve"> leads to pressure on different markets to innovate to reduce carbon emissions. </w:t>
      </w:r>
      <w:r w:rsidR="009C7E27">
        <w:rPr>
          <w:lang w:val="en-GB"/>
        </w:rPr>
        <w:t>The transporta</w:t>
      </w:r>
      <w:r w:rsidR="00A84493">
        <w:rPr>
          <w:lang w:val="en-GB"/>
        </w:rPr>
        <w:t>tion sector contributes around a quarter of the global greenhouse gas emissions [2]</w:t>
      </w:r>
      <w:r w:rsidR="001E48D3">
        <w:rPr>
          <w:lang w:val="en-GB"/>
        </w:rPr>
        <w:t xml:space="preserve">. </w:t>
      </w:r>
      <w:r w:rsidR="00DE080C">
        <w:rPr>
          <w:lang w:val="en-GB"/>
        </w:rPr>
        <w:t xml:space="preserve">In California, </w:t>
      </w:r>
      <w:ins w:id="51" w:author="Mousa Mohammed Abdulla Abdelhameid Alwaraki" w:date="2021-06-28T11:10:00Z">
        <w:r w:rsidR="005A6901">
          <w:rPr>
            <w:lang w:val="en-GB"/>
          </w:rPr>
          <w:t xml:space="preserve">it is estimated that </w:t>
        </w:r>
      </w:ins>
      <w:r w:rsidR="00DE080C">
        <w:rPr>
          <w:lang w:val="en-GB"/>
        </w:rPr>
        <w:t xml:space="preserve">if 77% of all transport miles were replaced with electric vehicles (EVs), </w:t>
      </w:r>
      <w:ins w:id="52" w:author="Mousa Mohammed Abdulla Abdelhameid Alwaraki" w:date="2021-07-31T17:14:00Z">
        <w:r w:rsidR="00677CBF">
          <w:rPr>
            <w:lang w:val="en-GB"/>
          </w:rPr>
          <w:t xml:space="preserve">there would be </w:t>
        </w:r>
      </w:ins>
      <w:r w:rsidR="00DE080C">
        <w:rPr>
          <w:lang w:val="en-GB"/>
        </w:rPr>
        <w:t xml:space="preserve">a 94% reduction in carbon </w:t>
      </w:r>
      <w:ins w:id="53" w:author="Mousa Mohammed Abdulla Abdelhameid Alwaraki" w:date="2021-06-28T11:09:00Z">
        <w:r w:rsidR="005A6901">
          <w:rPr>
            <w:lang w:val="en-GB"/>
          </w:rPr>
          <w:t xml:space="preserve">emissions compared to </w:t>
        </w:r>
      </w:ins>
      <w:r w:rsidR="00DE080C">
        <w:rPr>
          <w:lang w:val="en-GB"/>
        </w:rPr>
        <w:t xml:space="preserve">the </w:t>
      </w:r>
      <w:ins w:id="54" w:author="Mousa Mohammed Abdulla Abdelhameid Alwaraki" w:date="2021-07-06T00:14:00Z">
        <w:r w:rsidR="00934CDA">
          <w:rPr>
            <w:lang w:val="en-GB"/>
          </w:rPr>
          <w:t xml:space="preserve">carbon </w:t>
        </w:r>
      </w:ins>
      <w:ins w:id="55" w:author="Mousa Mohammed Abdulla Abdelhameid Alwaraki" w:date="2021-06-28T11:09:00Z">
        <w:r w:rsidR="005A6901">
          <w:rPr>
            <w:lang w:val="en-GB"/>
          </w:rPr>
          <w:t xml:space="preserve">emissions of </w:t>
        </w:r>
      </w:ins>
      <w:r w:rsidR="00DE080C">
        <w:rPr>
          <w:lang w:val="en-GB"/>
        </w:rPr>
        <w:t>1990</w:t>
      </w:r>
      <w:ins w:id="56" w:author="Mousa Mohammed Abdulla Abdelhameid Alwaraki" w:date="2021-07-31T17:14:00Z">
        <w:r w:rsidR="00677CBF">
          <w:rPr>
            <w:lang w:val="en-GB"/>
          </w:rPr>
          <w:t>.</w:t>
        </w:r>
      </w:ins>
      <w:r w:rsidR="00DE080C">
        <w:rPr>
          <w:lang w:val="en-GB"/>
        </w:rPr>
        <w:t xml:space="preserve"> [</w:t>
      </w:r>
      <w:r w:rsidR="00DE35CF">
        <w:rPr>
          <w:lang w:val="en-GB"/>
        </w:rPr>
        <w:t>3</w:t>
      </w:r>
      <w:r w:rsidR="00DE080C">
        <w:rPr>
          <w:lang w:val="en-GB"/>
        </w:rPr>
        <w:t>].</w:t>
      </w:r>
      <w:ins w:id="57" w:author="Mousa Mohammed Abdulla Abdelhameid Alwaraki" w:date="2021-06-28T11:10:00Z">
        <w:r w:rsidR="005A6901">
          <w:rPr>
            <w:lang w:val="en-GB"/>
          </w:rPr>
          <w:t xml:space="preserve"> This emphasises the importance of the transport sector, in terms of reducing carbon emissions.</w:t>
        </w:r>
      </w:ins>
      <w:r w:rsidR="00DE080C">
        <w:rPr>
          <w:lang w:val="en-GB"/>
        </w:rPr>
        <w:t xml:space="preserve"> </w:t>
      </w:r>
      <w:r w:rsidR="006C325B">
        <w:rPr>
          <w:lang w:val="en-GB"/>
        </w:rPr>
        <w:t xml:space="preserve">One of the markets that </w:t>
      </w:r>
      <w:r w:rsidR="00927F2B">
        <w:rPr>
          <w:lang w:val="en-GB"/>
        </w:rPr>
        <w:t>ha</w:t>
      </w:r>
      <w:ins w:id="58" w:author="Mousa Mohammed Abdulla Abdelhameid Alwaraki" w:date="2021-07-31T17:14:00Z">
        <w:r w:rsidR="00677CBF">
          <w:rPr>
            <w:lang w:val="en-GB"/>
          </w:rPr>
          <w:t>s</w:t>
        </w:r>
      </w:ins>
      <w:r w:rsidR="00927F2B">
        <w:rPr>
          <w:lang w:val="en-GB"/>
        </w:rPr>
        <w:t xml:space="preserve"> </w:t>
      </w:r>
      <w:r w:rsidR="006C325B">
        <w:rPr>
          <w:lang w:val="en-GB"/>
        </w:rPr>
        <w:t xml:space="preserve">made </w:t>
      </w:r>
      <w:r w:rsidR="00927F2B">
        <w:rPr>
          <w:lang w:val="en-GB"/>
        </w:rPr>
        <w:t xml:space="preserve">significant </w:t>
      </w:r>
      <w:r w:rsidR="006C325B">
        <w:rPr>
          <w:lang w:val="en-GB"/>
        </w:rPr>
        <w:t xml:space="preserve">strides recently </w:t>
      </w:r>
      <w:ins w:id="59" w:author="Mousa Mohammed Abdulla Abdelhameid Alwaraki" w:date="2021-06-28T11:11:00Z">
        <w:r w:rsidR="005A6901">
          <w:rPr>
            <w:lang w:val="en-GB"/>
          </w:rPr>
          <w:t>with</w:t>
        </w:r>
      </w:ins>
      <w:r w:rsidR="00927F2B">
        <w:rPr>
          <w:lang w:val="en-GB"/>
        </w:rPr>
        <w:t xml:space="preserve">in </w:t>
      </w:r>
      <w:r w:rsidR="006C325B">
        <w:rPr>
          <w:lang w:val="en-GB"/>
        </w:rPr>
        <w:t>the transportation sector</w:t>
      </w:r>
      <w:r w:rsidR="005E5B1F">
        <w:rPr>
          <w:lang w:val="en-GB"/>
        </w:rPr>
        <w:t xml:space="preserve"> is the automobile market</w:t>
      </w:r>
      <w:r w:rsidR="006C325B">
        <w:rPr>
          <w:lang w:val="en-GB"/>
        </w:rPr>
        <w:t>. With soaring predicted demand for EVs</w:t>
      </w:r>
      <w:r w:rsidR="00540F68">
        <w:rPr>
          <w:lang w:val="en-GB"/>
        </w:rPr>
        <w:t xml:space="preserve"> [1]</w:t>
      </w:r>
      <w:r w:rsidR="006C325B">
        <w:rPr>
          <w:lang w:val="en-GB"/>
        </w:rPr>
        <w:t xml:space="preserve">, </w:t>
      </w:r>
      <w:r w:rsidR="006C325B">
        <w:rPr>
          <w:lang w:val="en-GB"/>
        </w:rPr>
        <w:t>car manufacturers are racing to create EVs that fit different consumers</w:t>
      </w:r>
      <w:r w:rsidR="00927F2B">
        <w:rPr>
          <w:lang w:val="en-GB"/>
        </w:rPr>
        <w:t>'</w:t>
      </w:r>
      <w:r w:rsidR="006C325B">
        <w:rPr>
          <w:lang w:val="en-GB"/>
        </w:rPr>
        <w:t xml:space="preserve"> demands.</w:t>
      </w:r>
      <w:r w:rsidR="00157CBE">
        <w:rPr>
          <w:lang w:val="en-GB"/>
        </w:rPr>
        <w:t xml:space="preserve"> </w:t>
      </w:r>
      <w:r w:rsidR="0060622F">
        <w:rPr>
          <w:lang w:val="en-GB"/>
        </w:rPr>
        <w:t xml:space="preserve">The main </w:t>
      </w:r>
      <w:r w:rsidR="00E717F8">
        <w:rPr>
          <w:lang w:val="en-GB"/>
        </w:rPr>
        <w:t xml:space="preserve">energy </w:t>
      </w:r>
      <w:r w:rsidR="0060622F">
        <w:rPr>
          <w:lang w:val="en-GB"/>
        </w:rPr>
        <w:t xml:space="preserve">storage system used for </w:t>
      </w:r>
      <w:r w:rsidR="00E717F8">
        <w:rPr>
          <w:lang w:val="en-GB"/>
        </w:rPr>
        <w:t>EVs</w:t>
      </w:r>
      <w:r w:rsidR="0060622F">
        <w:rPr>
          <w:lang w:val="en-GB"/>
        </w:rPr>
        <w:t xml:space="preserve"> </w:t>
      </w:r>
      <w:r w:rsidR="00ED17E6">
        <w:rPr>
          <w:lang w:val="en-GB"/>
        </w:rPr>
        <w:t xml:space="preserve">is </w:t>
      </w:r>
      <w:r w:rsidR="0060622F">
        <w:rPr>
          <w:lang w:val="en-GB"/>
        </w:rPr>
        <w:t xml:space="preserve">Lithium-ion </w:t>
      </w:r>
      <w:r w:rsidR="00D269A1">
        <w:rPr>
          <w:lang w:val="en-GB"/>
        </w:rPr>
        <w:t xml:space="preserve">(Li-ion) </w:t>
      </w:r>
      <w:r w:rsidR="0060622F">
        <w:rPr>
          <w:lang w:val="en-GB"/>
        </w:rPr>
        <w:t>batteries</w:t>
      </w:r>
      <w:r w:rsidR="006D5B58">
        <w:rPr>
          <w:lang w:val="en-GB"/>
        </w:rPr>
        <w:t>, due mainly to their high energy density</w:t>
      </w:r>
      <w:r w:rsidR="0039656A">
        <w:rPr>
          <w:lang w:val="en-GB"/>
        </w:rPr>
        <w:t xml:space="preserve">, </w:t>
      </w:r>
      <w:r w:rsidR="006D5B58">
        <w:rPr>
          <w:lang w:val="en-GB"/>
        </w:rPr>
        <w:t>low self-discharge rate</w:t>
      </w:r>
      <w:r w:rsidR="00ED17E6">
        <w:rPr>
          <w:lang w:val="en-GB"/>
        </w:rPr>
        <w:t>,</w:t>
      </w:r>
      <w:r w:rsidR="0039656A">
        <w:rPr>
          <w:lang w:val="en-GB"/>
        </w:rPr>
        <w:t xml:space="preserve"> and lack of memory effect</w:t>
      </w:r>
      <w:r w:rsidR="006D5B58">
        <w:rPr>
          <w:lang w:val="en-GB"/>
        </w:rPr>
        <w:t xml:space="preserve"> [</w:t>
      </w:r>
      <w:r w:rsidR="00DE35CF">
        <w:rPr>
          <w:lang w:val="en-GB"/>
        </w:rPr>
        <w:t>4</w:t>
      </w:r>
      <w:r w:rsidR="006D5B58">
        <w:rPr>
          <w:lang w:val="en-GB"/>
        </w:rPr>
        <w:t>]</w:t>
      </w:r>
      <w:r w:rsidR="0039656A">
        <w:rPr>
          <w:lang w:val="en-GB"/>
        </w:rPr>
        <w:t>–</w:t>
      </w:r>
      <w:r w:rsidR="006D5B58">
        <w:rPr>
          <w:lang w:val="en-GB"/>
        </w:rPr>
        <w:t>[</w:t>
      </w:r>
      <w:r w:rsidR="00DE35CF">
        <w:rPr>
          <w:lang w:val="en-GB"/>
        </w:rPr>
        <w:t>7</w:t>
      </w:r>
      <w:r w:rsidR="006D5B58">
        <w:rPr>
          <w:lang w:val="en-GB"/>
        </w:rPr>
        <w:t>]</w:t>
      </w:r>
      <w:r w:rsidR="0060622F">
        <w:rPr>
          <w:lang w:val="en-GB"/>
        </w:rPr>
        <w:t>.</w:t>
      </w:r>
      <w:r w:rsidR="00D651DE">
        <w:rPr>
          <w:lang w:val="en-GB"/>
        </w:rPr>
        <w:t xml:space="preserve">  </w:t>
      </w:r>
      <w:r w:rsidR="0060622F">
        <w:rPr>
          <w:lang w:val="en-GB"/>
        </w:rPr>
        <w:t xml:space="preserve"> </w:t>
      </w:r>
    </w:p>
    <w:p w14:paraId="77977E44" w14:textId="3B7394EC" w:rsidR="003C3FB5" w:rsidRDefault="003C3FB5">
      <w:pPr>
        <w:jc w:val="both"/>
        <w:rPr>
          <w:lang w:val="en-GB"/>
        </w:rPr>
      </w:pPr>
      <w:r>
        <w:rPr>
          <w:lang w:val="en-GB"/>
        </w:rPr>
        <w:t>In recent years</w:t>
      </w:r>
      <w:r w:rsidR="00D269A1">
        <w:rPr>
          <w:lang w:val="en-GB"/>
        </w:rPr>
        <w:t xml:space="preserve"> thermal predicaments from</w:t>
      </w:r>
      <w:r>
        <w:rPr>
          <w:lang w:val="en-GB"/>
        </w:rPr>
        <w:t xml:space="preserve"> battery systems are believed to be the main cause of fatal fire accidents [</w:t>
      </w:r>
      <w:r w:rsidR="00DE35CF">
        <w:rPr>
          <w:lang w:val="en-GB"/>
        </w:rPr>
        <w:t>8</w:t>
      </w:r>
      <w:r>
        <w:rPr>
          <w:lang w:val="en-GB"/>
        </w:rPr>
        <w:t>]</w:t>
      </w:r>
      <w:r w:rsidR="00D269A1">
        <w:rPr>
          <w:lang w:val="en-GB"/>
        </w:rPr>
        <w:t xml:space="preserve">. </w:t>
      </w:r>
      <w:r w:rsidR="0039656A">
        <w:rPr>
          <w:lang w:val="en-GB"/>
        </w:rPr>
        <w:t>The monitoring and controlling of Li-ion batteries are crucial to protect the battery pack from exploding in extreme circumstances [</w:t>
      </w:r>
      <w:r w:rsidR="00DE35CF">
        <w:rPr>
          <w:lang w:val="en-GB"/>
        </w:rPr>
        <w:t>6</w:t>
      </w:r>
      <w:r w:rsidR="0039656A">
        <w:rPr>
          <w:lang w:val="en-GB"/>
        </w:rPr>
        <w:t xml:space="preserve">]. </w:t>
      </w:r>
      <w:r w:rsidR="00D269A1">
        <w:rPr>
          <w:lang w:val="en-GB"/>
        </w:rPr>
        <w:t xml:space="preserve">Thermal issues can also cause </w:t>
      </w:r>
      <w:r w:rsidR="00DE080C">
        <w:rPr>
          <w:lang w:val="en-GB"/>
        </w:rPr>
        <w:t>lower</w:t>
      </w:r>
      <w:ins w:id="60" w:author="Mousa Mohammed Abdulla Abdelhameid Alwaraki" w:date="2021-07-31T17:11:00Z">
        <w:r w:rsidR="00677CBF">
          <w:rPr>
            <w:lang w:val="en-GB"/>
          </w:rPr>
          <w:t xml:space="preserve"> </w:t>
        </w:r>
        <w:r w:rsidR="00677CBF">
          <w:rPr>
            <w:lang w:val="en-GB"/>
          </w:rPr>
          <w:t>energy</w:t>
        </w:r>
      </w:ins>
      <w:r w:rsidR="00DE080C">
        <w:rPr>
          <w:lang w:val="en-GB"/>
        </w:rPr>
        <w:t xml:space="preserve"> performance </w:t>
      </w:r>
      <w:r w:rsidR="00EA79EB">
        <w:rPr>
          <w:lang w:val="en-GB"/>
        </w:rPr>
        <w:t>[</w:t>
      </w:r>
      <w:r w:rsidR="00DE35CF">
        <w:rPr>
          <w:lang w:val="en-GB"/>
        </w:rPr>
        <w:t>4</w:t>
      </w:r>
      <w:r w:rsidR="00EA79EB">
        <w:rPr>
          <w:lang w:val="en-GB"/>
        </w:rPr>
        <w:t>],</w:t>
      </w:r>
      <w:r w:rsidR="00D269A1">
        <w:rPr>
          <w:lang w:val="en-GB"/>
        </w:rPr>
        <w:t xml:space="preserve"> </w:t>
      </w:r>
      <w:r w:rsidR="00DE080C">
        <w:rPr>
          <w:lang w:val="en-GB"/>
        </w:rPr>
        <w:t>storage failure [</w:t>
      </w:r>
      <w:r w:rsidR="00DE35CF">
        <w:rPr>
          <w:lang w:val="en-GB"/>
        </w:rPr>
        <w:t>5</w:t>
      </w:r>
      <w:r w:rsidR="00DE080C">
        <w:rPr>
          <w:lang w:val="en-GB"/>
        </w:rPr>
        <w:t>]</w:t>
      </w:r>
      <w:r w:rsidR="00ED17E6">
        <w:rPr>
          <w:lang w:val="en-GB"/>
        </w:rPr>
        <w:t>,</w:t>
      </w:r>
      <w:r w:rsidR="00EA79EB">
        <w:rPr>
          <w:lang w:val="en-GB"/>
        </w:rPr>
        <w:t xml:space="preserve"> and shorter lifetime [</w:t>
      </w:r>
      <w:r w:rsidR="00DE35CF">
        <w:rPr>
          <w:lang w:val="en-GB"/>
        </w:rPr>
        <w:t>9</w:t>
      </w:r>
      <w:r w:rsidR="00EA79EB">
        <w:rPr>
          <w:lang w:val="en-GB"/>
        </w:rPr>
        <w:t xml:space="preserve">] </w:t>
      </w:r>
      <w:r w:rsidR="00D269A1">
        <w:rPr>
          <w:lang w:val="en-GB"/>
        </w:rPr>
        <w:t xml:space="preserve">in Li-ion batteries.  </w:t>
      </w:r>
    </w:p>
    <w:p w14:paraId="12ED53B3" w14:textId="291519FB" w:rsidR="0016685C" w:rsidRDefault="00EA79EB">
      <w:pPr>
        <w:jc w:val="both"/>
        <w:rPr>
          <w:lang w:val="en-GB"/>
        </w:rPr>
      </w:pPr>
      <w:r>
        <w:rPr>
          <w:lang w:val="en-GB"/>
        </w:rPr>
        <w:t>Another</w:t>
      </w:r>
      <w:r w:rsidR="00B21FF6">
        <w:rPr>
          <w:lang w:val="en-GB"/>
        </w:rPr>
        <w:t xml:space="preserve"> roadblock </w:t>
      </w:r>
      <w:r>
        <w:rPr>
          <w:lang w:val="en-GB"/>
        </w:rPr>
        <w:t xml:space="preserve">delaying </w:t>
      </w:r>
      <w:r w:rsidR="00B21FF6">
        <w:rPr>
          <w:lang w:val="en-GB"/>
        </w:rPr>
        <w:t xml:space="preserve">the transfer of consumers to electric cars from conventional cars is the charging time, </w:t>
      </w:r>
      <w:r w:rsidR="00DC7DB3">
        <w:rPr>
          <w:lang w:val="en-GB"/>
        </w:rPr>
        <w:t xml:space="preserve">mainly </w:t>
      </w:r>
      <w:r w:rsidR="00B21FF6">
        <w:rPr>
          <w:lang w:val="en-GB"/>
        </w:rPr>
        <w:t xml:space="preserve">due to regular interruptions to charging </w:t>
      </w:r>
      <w:r w:rsidR="00782524">
        <w:rPr>
          <w:lang w:val="en-GB"/>
        </w:rPr>
        <w:t>[</w:t>
      </w:r>
      <w:r w:rsidR="00DE35CF">
        <w:rPr>
          <w:lang w:val="en-GB"/>
        </w:rPr>
        <w:t>10</w:t>
      </w:r>
      <w:r w:rsidR="00782524">
        <w:rPr>
          <w:lang w:val="en-GB"/>
        </w:rPr>
        <w:t xml:space="preserve">]. </w:t>
      </w:r>
      <w:r w:rsidR="00456B69">
        <w:rPr>
          <w:lang w:val="en-GB"/>
        </w:rPr>
        <w:t xml:space="preserve">The introduction of </w:t>
      </w:r>
      <w:r w:rsidR="00DC7DB3">
        <w:rPr>
          <w:lang w:val="en-GB"/>
        </w:rPr>
        <w:t xml:space="preserve">intelligent </w:t>
      </w:r>
      <w:r w:rsidR="00456B69">
        <w:rPr>
          <w:lang w:val="en-GB"/>
        </w:rPr>
        <w:t xml:space="preserve">chargers that detect charging interruptions has helped ease the concern of interruptions. Likewise, </w:t>
      </w:r>
      <w:r w:rsidR="00DC7DB3">
        <w:rPr>
          <w:lang w:val="en-GB"/>
        </w:rPr>
        <w:t xml:space="preserve">considerable </w:t>
      </w:r>
      <w:r w:rsidR="00456B69">
        <w:rPr>
          <w:lang w:val="en-GB"/>
        </w:rPr>
        <w:t>advancements have been made in t</w:t>
      </w:r>
      <w:r w:rsidR="005F6EDD">
        <w:rPr>
          <w:lang w:val="en-GB"/>
        </w:rPr>
        <w:t xml:space="preserve">he </w:t>
      </w:r>
      <w:r w:rsidR="004D2F48">
        <w:rPr>
          <w:lang w:val="en-GB"/>
        </w:rPr>
        <w:t xml:space="preserve">issue </w:t>
      </w:r>
      <w:r w:rsidR="005F6EDD">
        <w:rPr>
          <w:lang w:val="en-GB"/>
        </w:rPr>
        <w:t>of charging</w:t>
      </w:r>
      <w:r w:rsidR="004D2F48">
        <w:rPr>
          <w:lang w:val="en-GB"/>
        </w:rPr>
        <w:t xml:space="preserve"> speed</w:t>
      </w:r>
      <w:r w:rsidR="00DC7DB3">
        <w:rPr>
          <w:lang w:val="en-GB"/>
        </w:rPr>
        <w:t>. W</w:t>
      </w:r>
      <w:r w:rsidR="00BA7CDD">
        <w:rPr>
          <w:lang w:val="en-GB"/>
        </w:rPr>
        <w:t>ith the introduction of fast charg</w:t>
      </w:r>
      <w:r w:rsidR="004D2F48">
        <w:rPr>
          <w:lang w:val="en-GB"/>
        </w:rPr>
        <w:t>ers</w:t>
      </w:r>
      <w:r w:rsidR="00456B69">
        <w:rPr>
          <w:lang w:val="en-GB"/>
        </w:rPr>
        <w:t>,</w:t>
      </w:r>
      <w:r w:rsidR="00BA7CDD">
        <w:rPr>
          <w:lang w:val="en-GB"/>
        </w:rPr>
        <w:t xml:space="preserve"> charging time </w:t>
      </w:r>
      <w:r w:rsidR="00456B69">
        <w:rPr>
          <w:lang w:val="en-GB"/>
        </w:rPr>
        <w:t xml:space="preserve">can be cut </w:t>
      </w:r>
      <w:r w:rsidR="00BA7CDD">
        <w:rPr>
          <w:lang w:val="en-GB"/>
        </w:rPr>
        <w:t>by as much as four times</w:t>
      </w:r>
      <w:r w:rsidR="00782524">
        <w:rPr>
          <w:lang w:val="en-GB"/>
        </w:rPr>
        <w:t xml:space="preserve"> [</w:t>
      </w:r>
      <w:r w:rsidR="00DE35CF">
        <w:rPr>
          <w:lang w:val="en-GB"/>
        </w:rPr>
        <w:t>11</w:t>
      </w:r>
      <w:r w:rsidR="00782524">
        <w:rPr>
          <w:lang w:val="en-GB"/>
        </w:rPr>
        <w:t>]</w:t>
      </w:r>
      <w:r w:rsidR="00BA7CDD">
        <w:rPr>
          <w:lang w:val="en-GB"/>
        </w:rPr>
        <w:t xml:space="preserve">. </w:t>
      </w:r>
      <w:r w:rsidR="00456B69">
        <w:rPr>
          <w:lang w:val="en-GB"/>
        </w:rPr>
        <w:t xml:space="preserve">However, </w:t>
      </w:r>
      <w:r>
        <w:rPr>
          <w:lang w:val="en-GB"/>
        </w:rPr>
        <w:t>this raises serious concerns over the safety implication of fast charging on both battery lifetime and catastrophic failures</w:t>
      </w:r>
      <w:r w:rsidR="00BF0E5E">
        <w:rPr>
          <w:lang w:val="en-GB"/>
        </w:rPr>
        <w:t xml:space="preserve"> [12].</w:t>
      </w:r>
    </w:p>
    <w:p w14:paraId="115F1650" w14:textId="706B1C37" w:rsidR="003F10A8" w:rsidRDefault="00BE0763">
      <w:pPr>
        <w:jc w:val="both"/>
        <w:rPr>
          <w:lang w:val="en-GB"/>
        </w:rPr>
      </w:pPr>
      <w:ins w:id="61" w:author="Mousa Mohammed Abdulla Abdelhameid Alwaraki" w:date="2021-07-08T01:58:00Z">
        <w:r>
          <w:rPr>
            <w:lang w:val="en-GB"/>
          </w:rPr>
          <w:t>Unlike previous research,</w:t>
        </w:r>
      </w:ins>
      <w:ins w:id="62" w:author="Mousa Mohammed Abdulla Abdelhameid Alwaraki" w:date="2021-07-08T01:59:00Z">
        <w:r>
          <w:rPr>
            <w:lang w:val="en-GB"/>
          </w:rPr>
          <w:t xml:space="preserve"> in </w:t>
        </w:r>
      </w:ins>
      <w:r w:rsidR="00157CBE">
        <w:rPr>
          <w:lang w:val="en-GB"/>
        </w:rPr>
        <w:t>this paper, an IoT-b</w:t>
      </w:r>
      <w:r w:rsidR="00157CBE" w:rsidRPr="00157CBE">
        <w:rPr>
          <w:lang w:val="en-GB"/>
        </w:rPr>
        <w:t xml:space="preserve">ased </w:t>
      </w:r>
      <w:r w:rsidR="00157CBE">
        <w:rPr>
          <w:lang w:val="en-GB"/>
        </w:rPr>
        <w:t>n</w:t>
      </w:r>
      <w:r w:rsidR="00157CBE" w:rsidRPr="00157CBE">
        <w:rPr>
          <w:lang w:val="en-GB"/>
        </w:rPr>
        <w:t>on-</w:t>
      </w:r>
      <w:r w:rsidR="00157CBE">
        <w:rPr>
          <w:lang w:val="en-GB"/>
        </w:rPr>
        <w:t>o</w:t>
      </w:r>
      <w:r w:rsidR="00157CBE" w:rsidRPr="00157CBE">
        <w:rPr>
          <w:lang w:val="en-GB"/>
        </w:rPr>
        <w:t xml:space="preserve">bstructive </w:t>
      </w:r>
      <w:r w:rsidR="00157CBE">
        <w:rPr>
          <w:lang w:val="en-GB"/>
        </w:rPr>
        <w:t>temperature m</w:t>
      </w:r>
      <w:r w:rsidR="00157CBE" w:rsidRPr="00157CBE">
        <w:rPr>
          <w:lang w:val="en-GB"/>
        </w:rPr>
        <w:t xml:space="preserve">onitoring </w:t>
      </w:r>
      <w:r w:rsidR="00157CBE">
        <w:rPr>
          <w:lang w:val="en-GB"/>
        </w:rPr>
        <w:t xml:space="preserve">system </w:t>
      </w:r>
      <w:r w:rsidR="00157CBE" w:rsidRPr="00157CBE">
        <w:rPr>
          <w:lang w:val="en-GB"/>
        </w:rPr>
        <w:t>for E</w:t>
      </w:r>
      <w:r w:rsidR="00157CBE">
        <w:rPr>
          <w:lang w:val="en-GB"/>
        </w:rPr>
        <w:t>V</w:t>
      </w:r>
      <w:r w:rsidR="00157CBE" w:rsidRPr="00157CBE">
        <w:rPr>
          <w:lang w:val="en-GB"/>
        </w:rPr>
        <w:t xml:space="preserve"> </w:t>
      </w:r>
      <w:r w:rsidR="00157CBE">
        <w:rPr>
          <w:lang w:val="en-GB"/>
        </w:rPr>
        <w:t>s</w:t>
      </w:r>
      <w:r w:rsidR="00157CBE" w:rsidRPr="00157CBE">
        <w:rPr>
          <w:lang w:val="en-GB"/>
        </w:rPr>
        <w:t xml:space="preserve">mart </w:t>
      </w:r>
      <w:r w:rsidR="00157CBE">
        <w:rPr>
          <w:lang w:val="en-GB"/>
        </w:rPr>
        <w:t>c</w:t>
      </w:r>
      <w:r w:rsidR="00157CBE" w:rsidRPr="00157CBE">
        <w:rPr>
          <w:lang w:val="en-GB"/>
        </w:rPr>
        <w:t>hargers</w:t>
      </w:r>
      <w:r w:rsidR="00157CBE">
        <w:rPr>
          <w:lang w:val="en-GB"/>
        </w:rPr>
        <w:t xml:space="preserve"> is presented</w:t>
      </w:r>
      <w:ins w:id="63" w:author="Mousa Mohammed Abdulla Abdelhameid Alwaraki" w:date="2021-07-08T01:58:00Z">
        <w:r>
          <w:rPr>
            <w:lang w:val="en-GB"/>
          </w:rPr>
          <w:t>, which can be monitored remotely</w:t>
        </w:r>
      </w:ins>
      <w:r w:rsidR="00157CBE">
        <w:rPr>
          <w:lang w:val="en-GB"/>
        </w:rPr>
        <w:t xml:space="preserve">. </w:t>
      </w:r>
      <w:r w:rsidR="00537AC2">
        <w:rPr>
          <w:lang w:val="en-GB"/>
        </w:rPr>
        <w:t xml:space="preserve">The prototype used takes advantage of </w:t>
      </w:r>
      <w:r w:rsidR="007F6394">
        <w:rPr>
          <w:lang w:val="en-GB"/>
        </w:rPr>
        <w:t xml:space="preserve">low-cost </w:t>
      </w:r>
      <w:r w:rsidR="00537AC2">
        <w:rPr>
          <w:lang w:val="en-GB"/>
        </w:rPr>
        <w:t>microcontrollers and creates an IoT</w:t>
      </w:r>
      <w:r w:rsidR="007F6394">
        <w:rPr>
          <w:lang w:val="en-GB"/>
        </w:rPr>
        <w:t xml:space="preserve">-based temperature monitoring </w:t>
      </w:r>
      <w:r w:rsidR="00537AC2">
        <w:rPr>
          <w:lang w:val="en-GB"/>
        </w:rPr>
        <w:t>system. The demand for IoT systems has seen a steady rise over the past decade</w:t>
      </w:r>
      <w:r w:rsidR="00DC7DB3">
        <w:rPr>
          <w:lang w:val="en-GB"/>
        </w:rPr>
        <w:t>, thanks to the fall of microcontrollers prices</w:t>
      </w:r>
      <w:r w:rsidR="00537AC2">
        <w:rPr>
          <w:lang w:val="en-GB"/>
        </w:rPr>
        <w:t xml:space="preserve"> and the advancements in technology. This paper </w:t>
      </w:r>
      <w:r w:rsidR="00643C65">
        <w:rPr>
          <w:lang w:val="en-GB"/>
        </w:rPr>
        <w:t xml:space="preserve">addresses </w:t>
      </w:r>
      <w:r w:rsidR="00537AC2">
        <w:rPr>
          <w:lang w:val="en-GB"/>
        </w:rPr>
        <w:t xml:space="preserve">the integration of multiple IoT </w:t>
      </w:r>
      <w:r w:rsidR="0016685C">
        <w:rPr>
          <w:lang w:val="en-GB"/>
        </w:rPr>
        <w:t>services and</w:t>
      </w:r>
      <w:r w:rsidR="00537AC2">
        <w:rPr>
          <w:lang w:val="en-GB"/>
        </w:rPr>
        <w:t xml:space="preserve"> </w:t>
      </w:r>
      <w:r w:rsidR="00643C65">
        <w:rPr>
          <w:lang w:val="en-GB"/>
        </w:rPr>
        <w:t xml:space="preserve">presents an approach for </w:t>
      </w:r>
      <w:r w:rsidR="00537AC2">
        <w:rPr>
          <w:lang w:val="en-GB"/>
        </w:rPr>
        <w:t>utili</w:t>
      </w:r>
      <w:r w:rsidR="00643C65">
        <w:rPr>
          <w:lang w:val="en-GB"/>
        </w:rPr>
        <w:t>zing that i</w:t>
      </w:r>
      <w:r w:rsidR="00537AC2">
        <w:rPr>
          <w:lang w:val="en-GB"/>
        </w:rPr>
        <w:t>n</w:t>
      </w:r>
      <w:r w:rsidR="007D444B">
        <w:rPr>
          <w:lang w:val="en-GB"/>
        </w:rPr>
        <w:t xml:space="preserve"> temperature monitoring system for </w:t>
      </w:r>
      <w:r w:rsidR="00643C65">
        <w:rPr>
          <w:lang w:val="en-GB"/>
        </w:rPr>
        <w:t xml:space="preserve">EV </w:t>
      </w:r>
      <w:r w:rsidR="00537AC2">
        <w:rPr>
          <w:lang w:val="en-GB"/>
        </w:rPr>
        <w:t>smart charger</w:t>
      </w:r>
      <w:r w:rsidR="00643C65">
        <w:rPr>
          <w:lang w:val="en-GB"/>
        </w:rPr>
        <w:t>s</w:t>
      </w:r>
      <w:r w:rsidR="00537AC2">
        <w:rPr>
          <w:lang w:val="en-GB"/>
        </w:rPr>
        <w:t xml:space="preserve">. These different services include the Blynk platform, Firebase </w:t>
      </w:r>
      <w:r w:rsidR="00677CBF">
        <w:rPr>
          <w:lang w:val="en-GB"/>
        </w:rPr>
        <w:t>C</w:t>
      </w:r>
      <w:r w:rsidR="00537AC2">
        <w:rPr>
          <w:lang w:val="en-GB"/>
        </w:rPr>
        <w:t xml:space="preserve">loud </w:t>
      </w:r>
      <w:r w:rsidR="00677CBF">
        <w:rPr>
          <w:lang w:val="en-GB"/>
        </w:rPr>
        <w:t>S</w:t>
      </w:r>
      <w:r w:rsidR="00537AC2">
        <w:rPr>
          <w:lang w:val="en-GB"/>
        </w:rPr>
        <w:t>torage, Node-RED, MQTT</w:t>
      </w:r>
      <w:r w:rsidR="00DC7DB3">
        <w:rPr>
          <w:lang w:val="en-GB"/>
        </w:rPr>
        <w:t>,</w:t>
      </w:r>
      <w:r w:rsidR="00537AC2">
        <w:rPr>
          <w:lang w:val="en-GB"/>
        </w:rPr>
        <w:t xml:space="preserve"> and Homebridge.</w:t>
      </w:r>
    </w:p>
    <w:p w14:paraId="760B1385" w14:textId="059A9EED" w:rsidR="00753DF4" w:rsidRPr="00753DF4" w:rsidRDefault="00753DF4" w:rsidP="00D52AED">
      <w:pPr>
        <w:pStyle w:val="Heading2"/>
        <w:rPr>
          <w:lang w:val="en-GB"/>
        </w:rPr>
      </w:pPr>
      <w:r>
        <w:rPr>
          <w:lang w:val="en-GB"/>
        </w:rPr>
        <w:t>Literature Review</w:t>
      </w:r>
    </w:p>
    <w:p w14:paraId="50C6EB67" w14:textId="10048654" w:rsidR="00D52AED" w:rsidRDefault="00DE080C">
      <w:pPr>
        <w:jc w:val="both"/>
        <w:rPr>
          <w:lang w:val="en-GB"/>
        </w:rPr>
      </w:pPr>
      <w:r>
        <w:rPr>
          <w:lang w:val="en-GB"/>
        </w:rPr>
        <w:t xml:space="preserve">Much research has </w:t>
      </w:r>
      <w:r w:rsidR="007D444B">
        <w:rPr>
          <w:lang w:val="en-GB"/>
        </w:rPr>
        <w:t xml:space="preserve">been conducted pertinent </w:t>
      </w:r>
      <w:ins w:id="64" w:author="Mousa Mohammed Abdulla Abdelhameid Alwaraki" w:date="2021-06-28T11:02:00Z">
        <w:r w:rsidR="005A6901">
          <w:rPr>
            <w:lang w:val="en-GB"/>
          </w:rPr>
          <w:t xml:space="preserve">to optimizing </w:t>
        </w:r>
      </w:ins>
      <w:r>
        <w:rPr>
          <w:lang w:val="en-GB"/>
        </w:rPr>
        <w:t>EV batteries</w:t>
      </w:r>
      <w:ins w:id="65" w:author="Mousa Mohammed Abdulla Abdelhameid Alwaraki" w:date="2021-06-28T11:03:00Z">
        <w:r w:rsidR="005A6901">
          <w:rPr>
            <w:lang w:val="en-GB"/>
          </w:rPr>
          <w:t xml:space="preserve"> to ensure efficiency, bigger storage and slower </w:t>
        </w:r>
        <w:proofErr w:type="gramStart"/>
        <w:r w:rsidR="005A6901">
          <w:rPr>
            <w:lang w:val="en-GB"/>
          </w:rPr>
          <w:t>discharge</w:t>
        </w:r>
      </w:ins>
      <w:r w:rsidR="00205D3A">
        <w:rPr>
          <w:lang w:val="en-GB"/>
        </w:rPr>
        <w:t>[</w:t>
      </w:r>
      <w:proofErr w:type="gramEnd"/>
      <w:r w:rsidR="00205D3A">
        <w:rPr>
          <w:lang w:val="en-GB"/>
        </w:rPr>
        <w:t>3]</w:t>
      </w:r>
      <w:r>
        <w:rPr>
          <w:lang w:val="en-GB"/>
        </w:rPr>
        <w:t>[1</w:t>
      </w:r>
      <w:r w:rsidR="00BF0E5E">
        <w:rPr>
          <w:lang w:val="en-GB"/>
        </w:rPr>
        <w:t>3</w:t>
      </w:r>
      <w:r>
        <w:rPr>
          <w:lang w:val="en-GB"/>
        </w:rPr>
        <w:t>]</w:t>
      </w:r>
      <w:r w:rsidR="0039656A">
        <w:rPr>
          <w:lang w:val="en-GB"/>
        </w:rPr>
        <w:t>[1</w:t>
      </w:r>
      <w:r w:rsidR="00BF0E5E">
        <w:rPr>
          <w:lang w:val="en-GB"/>
        </w:rPr>
        <w:t>4</w:t>
      </w:r>
      <w:r w:rsidR="0039656A">
        <w:rPr>
          <w:lang w:val="en-GB"/>
        </w:rPr>
        <w:t>]</w:t>
      </w:r>
      <w:r w:rsidR="00451E3A">
        <w:rPr>
          <w:lang w:val="en-GB"/>
        </w:rPr>
        <w:t xml:space="preserve">, </w:t>
      </w:r>
      <w:r w:rsidR="00D93901">
        <w:rPr>
          <w:lang w:val="en-GB"/>
        </w:rPr>
        <w:t>includ</w:t>
      </w:r>
      <w:r w:rsidR="00451E3A">
        <w:rPr>
          <w:lang w:val="en-GB"/>
        </w:rPr>
        <w:t>ing</w:t>
      </w:r>
      <w:r w:rsidR="00D93901">
        <w:rPr>
          <w:lang w:val="en-GB"/>
        </w:rPr>
        <w:t xml:space="preserve"> work on State-of-Charge (SoC)</w:t>
      </w:r>
      <w:r w:rsidR="007D444B">
        <w:rPr>
          <w:lang w:val="en-GB"/>
        </w:rPr>
        <w:t xml:space="preserve"> estimation</w:t>
      </w:r>
      <w:ins w:id="66" w:author="Mousa Mohammed Abdulla Abdelhameid Alwaraki" w:date="2021-06-28T11:03:00Z">
        <w:r w:rsidR="005A6901">
          <w:rPr>
            <w:lang w:val="en-GB"/>
          </w:rPr>
          <w:t xml:space="preserve"> a</w:t>
        </w:r>
      </w:ins>
      <w:ins w:id="67" w:author="Mousa Mohammed Abdulla Abdelhameid Alwaraki" w:date="2021-06-28T11:04:00Z">
        <w:r w:rsidR="005A6901">
          <w:rPr>
            <w:lang w:val="en-GB"/>
          </w:rPr>
          <w:t>nd its impact on battery health</w:t>
        </w:r>
      </w:ins>
      <w:r w:rsidR="007D444B">
        <w:rPr>
          <w:lang w:val="en-GB"/>
        </w:rPr>
        <w:t xml:space="preserve"> </w:t>
      </w:r>
      <w:r w:rsidR="00D93901">
        <w:rPr>
          <w:lang w:val="en-GB"/>
        </w:rPr>
        <w:t>[</w:t>
      </w:r>
      <w:r w:rsidR="00DE35CF">
        <w:rPr>
          <w:lang w:val="en-GB"/>
        </w:rPr>
        <w:t>7</w:t>
      </w:r>
      <w:r w:rsidR="00D93901">
        <w:rPr>
          <w:lang w:val="en-GB"/>
        </w:rPr>
        <w:t>]</w:t>
      </w:r>
      <w:r w:rsidR="007D444B">
        <w:rPr>
          <w:lang w:val="en-GB"/>
        </w:rPr>
        <w:t>,</w:t>
      </w:r>
      <w:r w:rsidR="00D93901">
        <w:rPr>
          <w:lang w:val="en-GB"/>
        </w:rPr>
        <w:t>[1</w:t>
      </w:r>
      <w:r w:rsidR="00BF0E5E">
        <w:rPr>
          <w:lang w:val="en-GB"/>
        </w:rPr>
        <w:t>5</w:t>
      </w:r>
      <w:r w:rsidR="00D93901">
        <w:rPr>
          <w:lang w:val="en-GB"/>
        </w:rPr>
        <w:t>]</w:t>
      </w:r>
      <w:r w:rsidR="00451E3A">
        <w:rPr>
          <w:lang w:val="en-GB"/>
        </w:rPr>
        <w:t>–[1</w:t>
      </w:r>
      <w:r w:rsidR="00BF0E5E">
        <w:rPr>
          <w:lang w:val="en-GB"/>
        </w:rPr>
        <w:t>8</w:t>
      </w:r>
      <w:r w:rsidR="00451E3A">
        <w:rPr>
          <w:lang w:val="en-GB"/>
        </w:rPr>
        <w:t>]</w:t>
      </w:r>
      <w:r w:rsidR="009613D2">
        <w:rPr>
          <w:lang w:val="en-GB"/>
        </w:rPr>
        <w:t>.</w:t>
      </w:r>
      <w:r w:rsidR="00D93901">
        <w:rPr>
          <w:lang w:val="en-GB"/>
        </w:rPr>
        <w:t xml:space="preserve"> </w:t>
      </w:r>
      <w:r w:rsidR="009613D2">
        <w:rPr>
          <w:lang w:val="en-GB"/>
        </w:rPr>
        <w:t>As the importance of temperature monitoring of EV batteries is entering the mainstream, research in temperature monitoring is growing</w:t>
      </w:r>
      <w:r w:rsidR="002B11C8">
        <w:rPr>
          <w:lang w:val="en-GB"/>
        </w:rPr>
        <w:t xml:space="preserve"> [</w:t>
      </w:r>
      <w:r w:rsidR="00BF0E5E">
        <w:rPr>
          <w:lang w:val="en-GB"/>
        </w:rPr>
        <w:t>19</w:t>
      </w:r>
      <w:r w:rsidR="002B11C8">
        <w:rPr>
          <w:lang w:val="en-GB"/>
        </w:rPr>
        <w:t>]</w:t>
      </w:r>
      <w:r w:rsidR="007D444B">
        <w:rPr>
          <w:lang w:val="en-GB"/>
        </w:rPr>
        <w:t>,</w:t>
      </w:r>
      <w:r w:rsidR="00540F68">
        <w:rPr>
          <w:lang w:val="en-GB"/>
        </w:rPr>
        <w:t>[</w:t>
      </w:r>
      <w:r w:rsidR="00BF0E5E">
        <w:rPr>
          <w:lang w:val="en-GB"/>
        </w:rPr>
        <w:t>20</w:t>
      </w:r>
      <w:r w:rsidR="00540F68">
        <w:rPr>
          <w:lang w:val="en-GB"/>
        </w:rPr>
        <w:t>]</w:t>
      </w:r>
      <w:r w:rsidR="009613D2">
        <w:rPr>
          <w:lang w:val="en-GB"/>
        </w:rPr>
        <w:t xml:space="preserve">. </w:t>
      </w:r>
      <w:r w:rsidR="00D61EF3">
        <w:rPr>
          <w:lang w:val="en-GB"/>
        </w:rPr>
        <w:t>The key temperature</w:t>
      </w:r>
      <w:ins w:id="68" w:author="Mousa Mohammed Abdulla Abdelhameid Alwaraki" w:date="2021-06-28T11:07:00Z">
        <w:r w:rsidR="005A6901">
          <w:rPr>
            <w:lang w:val="en-GB"/>
          </w:rPr>
          <w:t xml:space="preserve"> that needs monitoring</w:t>
        </w:r>
      </w:ins>
      <w:r w:rsidR="00D61EF3">
        <w:rPr>
          <w:lang w:val="en-GB"/>
        </w:rPr>
        <w:t xml:space="preserve"> </w:t>
      </w:r>
      <w:r w:rsidR="00D61EF3">
        <w:rPr>
          <w:lang w:val="en-GB"/>
        </w:rPr>
        <w:lastRenderedPageBreak/>
        <w:t xml:space="preserve">is the </w:t>
      </w:r>
      <w:ins w:id="69" w:author="Mousa Mohammed Abdulla Abdelhameid Alwaraki" w:date="2021-06-28T11:08:00Z">
        <w:r w:rsidR="005A6901">
          <w:rPr>
            <w:lang w:val="en-GB"/>
          </w:rPr>
          <w:t xml:space="preserve">core temperature </w:t>
        </w:r>
      </w:ins>
      <w:r w:rsidR="00D61EF3">
        <w:rPr>
          <w:lang w:val="en-GB"/>
        </w:rPr>
        <w:t>of the battery</w:t>
      </w:r>
      <w:ins w:id="70" w:author="Mousa Mohammed Abdulla Abdelhameid Alwaraki" w:date="2021-06-28T11:08:00Z">
        <w:r w:rsidR="005A6901">
          <w:rPr>
            <w:lang w:val="en-GB"/>
          </w:rPr>
          <w:t xml:space="preserve"> and not the surface temperature</w:t>
        </w:r>
      </w:ins>
      <w:r w:rsidR="00D61EF3">
        <w:rPr>
          <w:lang w:val="en-GB"/>
        </w:rPr>
        <w:t xml:space="preserve">; </w:t>
      </w:r>
      <w:r w:rsidR="002C6EB0">
        <w:rPr>
          <w:lang w:val="en-GB"/>
        </w:rPr>
        <w:t>therefore,</w:t>
      </w:r>
      <w:r w:rsidR="00D61EF3">
        <w:rPr>
          <w:lang w:val="en-GB"/>
        </w:rPr>
        <w:t xml:space="preserve"> an estimation of the </w:t>
      </w:r>
      <w:ins w:id="71" w:author="Mousa Mohammed Abdulla Abdelhameid Alwaraki" w:date="2021-06-28T11:08:00Z">
        <w:r w:rsidR="005A6901">
          <w:rPr>
            <w:lang w:val="en-GB"/>
          </w:rPr>
          <w:t xml:space="preserve">core </w:t>
        </w:r>
      </w:ins>
      <w:r w:rsidR="00D61EF3">
        <w:rPr>
          <w:lang w:val="en-GB"/>
        </w:rPr>
        <w:t>temperature must be made using the surface temperature of the battery [</w:t>
      </w:r>
      <w:r w:rsidR="00540F68">
        <w:rPr>
          <w:lang w:val="en-GB"/>
        </w:rPr>
        <w:t>2</w:t>
      </w:r>
      <w:r w:rsidR="00BF0E5E">
        <w:rPr>
          <w:lang w:val="en-GB"/>
        </w:rPr>
        <w:t>1</w:t>
      </w:r>
      <w:r w:rsidR="00D61EF3">
        <w:rPr>
          <w:lang w:val="en-GB"/>
        </w:rPr>
        <w:t xml:space="preserve">]. </w:t>
      </w:r>
      <w:r w:rsidR="003C54F2">
        <w:rPr>
          <w:lang w:val="en-GB"/>
        </w:rPr>
        <w:t>Publications within the scope of EV charging</w:t>
      </w:r>
      <w:r w:rsidR="007D444B">
        <w:rPr>
          <w:lang w:val="en-GB"/>
        </w:rPr>
        <w:t xml:space="preserve"> systems</w:t>
      </w:r>
      <w:r w:rsidR="003C54F2">
        <w:rPr>
          <w:lang w:val="en-GB"/>
        </w:rPr>
        <w:t xml:space="preserve"> </w:t>
      </w:r>
      <w:r w:rsidR="00DC7DB3">
        <w:rPr>
          <w:lang w:val="en-GB"/>
        </w:rPr>
        <w:t xml:space="preserve">have </w:t>
      </w:r>
      <w:r w:rsidR="003C54F2">
        <w:rPr>
          <w:lang w:val="en-GB"/>
        </w:rPr>
        <w:t>been split into three main streams. The ideal placement of charging infrastructure</w:t>
      </w:r>
      <w:r w:rsidR="00924849">
        <w:rPr>
          <w:lang w:val="en-GB"/>
        </w:rPr>
        <w:t xml:space="preserve"> [</w:t>
      </w:r>
      <w:r w:rsidR="00205D3A">
        <w:rPr>
          <w:lang w:val="en-GB"/>
        </w:rPr>
        <w:t>2</w:t>
      </w:r>
      <w:r w:rsidR="00BF0E5E">
        <w:rPr>
          <w:lang w:val="en-GB"/>
        </w:rPr>
        <w:t>2</w:t>
      </w:r>
      <w:r w:rsidR="00924849">
        <w:rPr>
          <w:lang w:val="en-GB"/>
        </w:rPr>
        <w:t>]</w:t>
      </w:r>
      <w:r w:rsidR="003C54F2">
        <w:rPr>
          <w:lang w:val="en-GB"/>
        </w:rPr>
        <w:t xml:space="preserve">, the creation of </w:t>
      </w:r>
      <w:r w:rsidR="007D444B">
        <w:rPr>
          <w:lang w:val="en-GB"/>
        </w:rPr>
        <w:t xml:space="preserve">a reliable and </w:t>
      </w:r>
      <w:r w:rsidR="003C54F2">
        <w:rPr>
          <w:lang w:val="en-GB"/>
        </w:rPr>
        <w:t>safe charging infrastructure in relation to the national power grid</w:t>
      </w:r>
      <w:r w:rsidR="00924849">
        <w:rPr>
          <w:lang w:val="en-GB"/>
        </w:rPr>
        <w:t xml:space="preserve"> [2</w:t>
      </w:r>
      <w:r w:rsidR="00BF0E5E">
        <w:rPr>
          <w:lang w:val="en-GB"/>
        </w:rPr>
        <w:t>3</w:t>
      </w:r>
      <w:r w:rsidR="00924849">
        <w:rPr>
          <w:lang w:val="en-GB"/>
        </w:rPr>
        <w:t>]</w:t>
      </w:r>
      <w:r w:rsidR="00DC7DB3">
        <w:rPr>
          <w:lang w:val="en-GB"/>
        </w:rPr>
        <w:t>,</w:t>
      </w:r>
      <w:r w:rsidR="003C54F2">
        <w:rPr>
          <w:lang w:val="en-GB"/>
        </w:rPr>
        <w:t xml:space="preserve"> and lastly</w:t>
      </w:r>
      <w:r w:rsidR="00DC7DB3">
        <w:rPr>
          <w:lang w:val="en-GB"/>
        </w:rPr>
        <w:t>,</w:t>
      </w:r>
      <w:r w:rsidR="003C54F2">
        <w:rPr>
          <w:lang w:val="en-GB"/>
        </w:rPr>
        <w:t xml:space="preserve"> </w:t>
      </w:r>
      <w:r w:rsidR="005A6901">
        <w:rPr>
          <w:lang w:val="en-GB"/>
        </w:rPr>
        <w:t>attempting to reduce inconvenience of EV charging for customers</w:t>
      </w:r>
      <w:r w:rsidR="00924849">
        <w:rPr>
          <w:lang w:val="en-GB"/>
        </w:rPr>
        <w:t>[2</w:t>
      </w:r>
      <w:r w:rsidR="00BF0E5E">
        <w:rPr>
          <w:lang w:val="en-GB"/>
        </w:rPr>
        <w:t>4</w:t>
      </w:r>
      <w:r w:rsidR="00924849">
        <w:rPr>
          <w:lang w:val="en-GB"/>
        </w:rPr>
        <w:t>]</w:t>
      </w:r>
      <w:r w:rsidR="003C54F2">
        <w:rPr>
          <w:lang w:val="en-GB"/>
        </w:rPr>
        <w:t xml:space="preserve">. </w:t>
      </w:r>
      <w:r w:rsidR="003F10A8">
        <w:rPr>
          <w:lang w:val="en-GB"/>
        </w:rPr>
        <w:t xml:space="preserve">This paper relates closer to the </w:t>
      </w:r>
      <w:r w:rsidR="005C21B4">
        <w:rPr>
          <w:lang w:val="en-GB"/>
        </w:rPr>
        <w:t>second research</w:t>
      </w:r>
      <w:r w:rsidR="003F10A8">
        <w:rPr>
          <w:lang w:val="en-GB"/>
        </w:rPr>
        <w:t xml:space="preserve"> stream, as it looks to create a seamless customer experience with smart charging while also relating to </w:t>
      </w:r>
      <w:r w:rsidR="00DC7DB3">
        <w:rPr>
          <w:lang w:val="en-GB"/>
        </w:rPr>
        <w:t xml:space="preserve">the </w:t>
      </w:r>
      <w:r w:rsidR="003F10A8">
        <w:rPr>
          <w:lang w:val="en-GB"/>
        </w:rPr>
        <w:t xml:space="preserve">safety of the charging infrastructure </w:t>
      </w:r>
      <w:ins w:id="72" w:author="Mousa Mohammed Abdulla Abdelhameid Alwaraki" w:date="2021-07-31T17:32:00Z">
        <w:r w:rsidR="00324CC2">
          <w:rPr>
            <w:lang w:val="en-GB"/>
          </w:rPr>
          <w:t>in regard to</w:t>
        </w:r>
      </w:ins>
      <w:r w:rsidR="003F10A8">
        <w:rPr>
          <w:lang w:val="en-GB"/>
        </w:rPr>
        <w:t xml:space="preserve"> </w:t>
      </w:r>
      <w:r w:rsidR="007D444B">
        <w:rPr>
          <w:lang w:val="en-GB"/>
        </w:rPr>
        <w:t xml:space="preserve">EV </w:t>
      </w:r>
      <w:r w:rsidR="003F10A8">
        <w:rPr>
          <w:lang w:val="en-GB"/>
        </w:rPr>
        <w:t>smart charger</w:t>
      </w:r>
      <w:ins w:id="73" w:author="Mousa Mohammed Abdulla Abdelhameid Alwaraki" w:date="2021-07-31T17:19:00Z">
        <w:r w:rsidR="00677CBF">
          <w:rPr>
            <w:lang w:val="en-GB"/>
          </w:rPr>
          <w:t>s</w:t>
        </w:r>
      </w:ins>
      <w:r w:rsidR="003F10A8">
        <w:rPr>
          <w:lang w:val="en-GB"/>
        </w:rPr>
        <w:t xml:space="preserve"> and battery health.</w:t>
      </w:r>
      <w:r w:rsidR="00CA566F">
        <w:rPr>
          <w:lang w:val="en-GB"/>
        </w:rPr>
        <w:t xml:space="preserve"> </w:t>
      </w:r>
      <w:r w:rsidR="003F10A8">
        <w:rPr>
          <w:lang w:val="en-GB"/>
        </w:rPr>
        <w:t xml:space="preserve">The prototype relies </w:t>
      </w:r>
      <w:r w:rsidR="007D444B">
        <w:rPr>
          <w:lang w:val="en-GB"/>
        </w:rPr>
        <w:t xml:space="preserve">mainly </w:t>
      </w:r>
      <w:r w:rsidR="003F10A8">
        <w:rPr>
          <w:lang w:val="en-GB"/>
        </w:rPr>
        <w:t>on the use of microcontrollers in order</w:t>
      </w:r>
      <w:r w:rsidR="003C54F2">
        <w:rPr>
          <w:lang w:val="en-GB"/>
        </w:rPr>
        <w:t xml:space="preserve"> </w:t>
      </w:r>
      <w:r w:rsidR="003F10A8">
        <w:rPr>
          <w:lang w:val="en-GB"/>
        </w:rPr>
        <w:t xml:space="preserve">to </w:t>
      </w:r>
      <w:r w:rsidR="00537AC2">
        <w:rPr>
          <w:lang w:val="en-GB"/>
        </w:rPr>
        <w:t xml:space="preserve">alert users and read sensor </w:t>
      </w:r>
      <w:ins w:id="74" w:author="Mousa Mohammed Abdulla Abdelhameid Alwaraki" w:date="2021-07-31T17:19:00Z">
        <w:r w:rsidR="00677CBF">
          <w:rPr>
            <w:lang w:val="en-GB"/>
          </w:rPr>
          <w:t>measurements</w:t>
        </w:r>
      </w:ins>
      <w:r w:rsidR="00537AC2">
        <w:rPr>
          <w:lang w:val="en-GB"/>
        </w:rPr>
        <w:t xml:space="preserve">. There </w:t>
      </w:r>
      <w:r w:rsidR="00ED17E6">
        <w:rPr>
          <w:lang w:val="en-GB"/>
        </w:rPr>
        <w:t>are many</w:t>
      </w:r>
      <w:r w:rsidR="00537AC2">
        <w:rPr>
          <w:lang w:val="en-GB"/>
        </w:rPr>
        <w:t xml:space="preserve"> research papers on the use of microcontrollers with sensors and actuators, but they mainly focus on smart home automation</w:t>
      </w:r>
      <w:r w:rsidR="00924849">
        <w:rPr>
          <w:lang w:val="en-GB"/>
        </w:rPr>
        <w:t xml:space="preserve"> [</w:t>
      </w:r>
      <w:r w:rsidR="00BF0E5E">
        <w:rPr>
          <w:lang w:val="en-GB"/>
        </w:rPr>
        <w:t>25</w:t>
      </w:r>
      <w:r w:rsidR="00924849">
        <w:rPr>
          <w:lang w:val="en-GB"/>
        </w:rPr>
        <w:t>]</w:t>
      </w:r>
      <w:r w:rsidR="00D52AED">
        <w:rPr>
          <w:lang w:val="en-GB"/>
        </w:rPr>
        <w:t>. This links with this paper as many of the concepts are ported into this project but with different applications.</w:t>
      </w:r>
    </w:p>
    <w:p w14:paraId="58A8AFC7" w14:textId="0CB15C89" w:rsidR="0016685C" w:rsidRDefault="0016685C" w:rsidP="004E2404">
      <w:pPr>
        <w:pStyle w:val="Heading1"/>
        <w:rPr>
          <w:lang w:val="en-GB"/>
        </w:rPr>
      </w:pPr>
      <w:r>
        <w:rPr>
          <w:lang w:val="en-GB"/>
        </w:rPr>
        <w:t>Experimental Work</w:t>
      </w:r>
    </w:p>
    <w:p w14:paraId="7CEC8050" w14:textId="40A2F45B" w:rsidR="003C54F2" w:rsidRPr="00340DC2" w:rsidRDefault="003B7DF8">
      <w:pPr>
        <w:pStyle w:val="Heading2"/>
        <w:rPr>
          <w:lang w:eastAsia="en-GB"/>
        </w:rPr>
      </w:pPr>
      <w:r>
        <w:rPr>
          <w:lang w:val="en-GB"/>
        </w:rPr>
        <w:t xml:space="preserve">Employed </w:t>
      </w:r>
      <w:r w:rsidR="00D52AED">
        <w:rPr>
          <w:lang w:val="en-GB"/>
        </w:rPr>
        <w:t>Technologies</w:t>
      </w:r>
    </w:p>
    <w:p w14:paraId="5A3D0096" w14:textId="4AAF7F9E" w:rsidR="00D52AED" w:rsidRDefault="00A9030A">
      <w:pPr>
        <w:jc w:val="both"/>
        <w:rPr>
          <w:lang w:val="en-GB"/>
        </w:rPr>
      </w:pPr>
      <w:r>
        <w:rPr>
          <w:lang w:val="en-GB"/>
        </w:rPr>
        <w:t>The</w:t>
      </w:r>
      <w:r w:rsidR="005C21B4">
        <w:rPr>
          <w:lang w:val="en-GB"/>
        </w:rPr>
        <w:t>re are</w:t>
      </w:r>
      <w:r>
        <w:rPr>
          <w:lang w:val="en-GB"/>
        </w:rPr>
        <w:t xml:space="preserve"> </w:t>
      </w:r>
      <w:r w:rsidR="00D52AED">
        <w:rPr>
          <w:lang w:val="en-GB"/>
        </w:rPr>
        <w:t xml:space="preserve">three </w:t>
      </w:r>
      <w:r>
        <w:rPr>
          <w:lang w:val="en-GB"/>
        </w:rPr>
        <w:t>main technologies</w:t>
      </w:r>
      <w:r w:rsidR="005C21B4">
        <w:rPr>
          <w:lang w:val="en-GB"/>
        </w:rPr>
        <w:t xml:space="preserve"> that</w:t>
      </w:r>
      <w:r>
        <w:rPr>
          <w:lang w:val="en-GB"/>
        </w:rPr>
        <w:t xml:space="preserve"> </w:t>
      </w:r>
      <w:r w:rsidR="007D444B">
        <w:rPr>
          <w:lang w:val="en-GB"/>
        </w:rPr>
        <w:t xml:space="preserve">are </w:t>
      </w:r>
      <w:r>
        <w:rPr>
          <w:lang w:val="en-GB"/>
        </w:rPr>
        <w:t xml:space="preserve">used </w:t>
      </w:r>
      <w:r w:rsidR="00D52AED">
        <w:rPr>
          <w:lang w:val="en-GB"/>
        </w:rPr>
        <w:t xml:space="preserve">for this </w:t>
      </w:r>
      <w:r w:rsidR="00A6312F">
        <w:rPr>
          <w:lang w:val="en-GB"/>
        </w:rPr>
        <w:t>prototype</w:t>
      </w:r>
      <w:r w:rsidR="007D444B">
        <w:rPr>
          <w:lang w:val="en-GB"/>
        </w:rPr>
        <w:t xml:space="preserve">, namely </w:t>
      </w:r>
      <w:r w:rsidR="00D52AED">
        <w:rPr>
          <w:lang w:val="en-GB"/>
        </w:rPr>
        <w:t>the Arduino Software, the ESP8266 board</w:t>
      </w:r>
      <w:r w:rsidR="00DC7DB3">
        <w:rPr>
          <w:lang w:val="en-GB"/>
        </w:rPr>
        <w:t>,</w:t>
      </w:r>
      <w:r w:rsidR="00D52AED">
        <w:rPr>
          <w:lang w:val="en-GB"/>
        </w:rPr>
        <w:t xml:space="preserve"> and an AMG8833.</w:t>
      </w:r>
      <w:r>
        <w:rPr>
          <w:lang w:val="en-GB"/>
        </w:rPr>
        <w:t xml:space="preserve"> </w:t>
      </w:r>
    </w:p>
    <w:p w14:paraId="07663172" w14:textId="2734FE24" w:rsidR="00A9030A" w:rsidRPr="006B6B66" w:rsidRDefault="00A9030A" w:rsidP="00D52AED">
      <w:pPr>
        <w:pStyle w:val="Heading3"/>
      </w:pPr>
      <w:r>
        <w:t>Arduino Software</w:t>
      </w:r>
    </w:p>
    <w:p w14:paraId="4713E6E3" w14:textId="0E42DA75" w:rsidR="00A9030A" w:rsidRDefault="00A9030A">
      <w:pPr>
        <w:jc w:val="both"/>
      </w:pPr>
      <w:r w:rsidRPr="00F64CFB">
        <w:t xml:space="preserve">Arduino Software is an IDE that is used in this project to write the programs for the ESPs.  </w:t>
      </w:r>
    </w:p>
    <w:p w14:paraId="1CEC5D45" w14:textId="715D1F22" w:rsidR="00D52AED" w:rsidRDefault="00D52AED" w:rsidP="00D52AED">
      <w:pPr>
        <w:pStyle w:val="Heading3"/>
      </w:pPr>
      <w:r>
        <w:t>ESP8266</w:t>
      </w:r>
    </w:p>
    <w:p w14:paraId="45382A3A" w14:textId="2363E501" w:rsidR="00B71ECE" w:rsidRDefault="00D52AED">
      <w:pPr>
        <w:jc w:val="both"/>
      </w:pPr>
      <w:r>
        <w:t xml:space="preserve">The ESP8266 </w:t>
      </w:r>
      <w:proofErr w:type="spellStart"/>
      <w:r w:rsidR="00B71ECE">
        <w:t>NodeMCU</w:t>
      </w:r>
      <w:proofErr w:type="spellEnd"/>
      <w:r w:rsidR="00B71ECE">
        <w:t xml:space="preserve"> is a low-cost microcontroller</w:t>
      </w:r>
      <w:r w:rsidR="00DC7DB3">
        <w:t>. I</w:t>
      </w:r>
      <w:r w:rsidR="00B71ECE">
        <w:t xml:space="preserve">t is based </w:t>
      </w:r>
      <w:r w:rsidR="00DC7DB3">
        <w:t xml:space="preserve">on </w:t>
      </w:r>
      <w:r w:rsidR="00B71ECE">
        <w:t xml:space="preserve">the ESP-12 but contains the </w:t>
      </w:r>
      <w:proofErr w:type="spellStart"/>
      <w:r w:rsidR="00B71ECE">
        <w:t>NodeMCU</w:t>
      </w:r>
      <w:proofErr w:type="spellEnd"/>
      <w:r w:rsidR="00B71ECE">
        <w:t xml:space="preserve"> firmware. The </w:t>
      </w:r>
      <w:proofErr w:type="spellStart"/>
      <w:r w:rsidR="00B71ECE">
        <w:t>NodeMCU</w:t>
      </w:r>
      <w:proofErr w:type="spellEnd"/>
      <w:r w:rsidR="00B71ECE">
        <w:t xml:space="preserve"> firmware is an </w:t>
      </w:r>
      <w:r w:rsidR="00DC7DB3">
        <w:t>open-</w:t>
      </w:r>
      <w:r w:rsidR="00B71ECE">
        <w:t xml:space="preserve">source IoT platform that allows </w:t>
      </w:r>
      <w:r w:rsidR="00DC7DB3">
        <w:t>running</w:t>
      </w:r>
      <w:r w:rsidR="00B71ECE">
        <w:t xml:space="preserve"> different applications on the ESP8266 board. </w:t>
      </w:r>
    </w:p>
    <w:p w14:paraId="1C8047A0" w14:textId="6860B132" w:rsidR="00D52AED" w:rsidRDefault="00B71ECE">
      <w:pPr>
        <w:jc w:val="both"/>
      </w:pPr>
      <w:r>
        <w:t xml:space="preserve">The ESP8266 contains an </w:t>
      </w:r>
      <w:r>
        <w:rPr>
          <w:lang w:val="en-GB"/>
        </w:rPr>
        <w:t>802.11 b/g/n WIFI transceiver</w:t>
      </w:r>
      <w:r w:rsidR="00924849">
        <w:rPr>
          <w:lang w:val="en-GB"/>
        </w:rPr>
        <w:t xml:space="preserve"> [</w:t>
      </w:r>
      <w:r w:rsidR="00BF0E5E">
        <w:rPr>
          <w:lang w:val="en-GB"/>
        </w:rPr>
        <w:t>26</w:t>
      </w:r>
      <w:r w:rsidR="00924849">
        <w:rPr>
          <w:lang w:val="en-GB"/>
        </w:rPr>
        <w:t>]</w:t>
      </w:r>
      <w:r>
        <w:rPr>
          <w:lang w:val="en-GB"/>
        </w:rPr>
        <w:t xml:space="preserve">. </w:t>
      </w:r>
      <w:r w:rsidRPr="00D033BE">
        <w:rPr>
          <w:lang w:val="en-GB"/>
        </w:rPr>
        <w:t>Not only does this allow the ESP to</w:t>
      </w:r>
      <w:r>
        <w:rPr>
          <w:lang w:val="en-GB"/>
        </w:rPr>
        <w:t xml:space="preserve"> communicate with the internet through a network, but it also allows the ESP to act as a Soft</w:t>
      </w:r>
      <w:r w:rsidR="00F90112">
        <w:rPr>
          <w:lang w:val="en-GB"/>
        </w:rPr>
        <w:t xml:space="preserve"> Access Point</w:t>
      </w:r>
      <w:r>
        <w:rPr>
          <w:lang w:val="en-GB"/>
        </w:rPr>
        <w:t xml:space="preserve"> </w:t>
      </w:r>
      <w:r w:rsidR="00F90112">
        <w:rPr>
          <w:lang w:val="en-GB"/>
        </w:rPr>
        <w:t>(</w:t>
      </w:r>
      <w:r>
        <w:rPr>
          <w:lang w:val="en-GB"/>
        </w:rPr>
        <w:t>AP</w:t>
      </w:r>
      <w:r w:rsidR="00F90112">
        <w:rPr>
          <w:lang w:val="en-GB"/>
        </w:rPr>
        <w:t>)</w:t>
      </w:r>
      <w:r>
        <w:rPr>
          <w:lang w:val="en-GB"/>
        </w:rPr>
        <w:t>. This means that the ESP can create a network of its own to allow other devices to connect to it, create a locally hosted webpage that allows other devices on the network to receive sensor readings from sensors</w:t>
      </w:r>
      <w:r w:rsidR="00DC7DB3">
        <w:rPr>
          <w:lang w:val="en-GB"/>
        </w:rPr>
        <w:t>,</w:t>
      </w:r>
      <w:r>
        <w:rPr>
          <w:lang w:val="en-GB"/>
        </w:rPr>
        <w:t xml:space="preserve"> or manipulate actuators connected to the ESP. It can also act simultaneously; this is particularly crucial if a</w:t>
      </w:r>
      <w:r w:rsidR="00DC7DB3">
        <w:rPr>
          <w:lang w:val="en-GB"/>
        </w:rPr>
        <w:t>n extensiv</w:t>
      </w:r>
      <w:r>
        <w:rPr>
          <w:lang w:val="en-GB"/>
        </w:rPr>
        <w:t>e network of ESPs is needed in an IoT project.</w:t>
      </w:r>
      <w:r>
        <w:t xml:space="preserve"> </w:t>
      </w:r>
    </w:p>
    <w:p w14:paraId="1D078691" w14:textId="75AAF67D" w:rsidR="00B71ECE" w:rsidRDefault="00C5063F" w:rsidP="00C5063F">
      <w:pPr>
        <w:pStyle w:val="Heading3"/>
      </w:pPr>
      <w:r>
        <w:t>AMG8833</w:t>
      </w:r>
    </w:p>
    <w:p w14:paraId="168DB223" w14:textId="29FD7456" w:rsidR="005958D4" w:rsidRDefault="00C5063F">
      <w:pPr>
        <w:jc w:val="both"/>
      </w:pPr>
      <w:r>
        <w:t>The AMG8833 is an 8X8 low-cost thermal camera</w:t>
      </w:r>
      <w:r w:rsidR="00DC7DB3">
        <w:t>. I</w:t>
      </w:r>
      <w:r>
        <w:t xml:space="preserve">t has an accuracy of </w:t>
      </w:r>
      <w:r>
        <w:softHyphen/>
        <w:t>±2</w:t>
      </w:r>
      <w:r w:rsidR="001D13E6">
        <w:t>.5</w:t>
      </w:r>
      <w:r>
        <w:t>°C</w:t>
      </w:r>
      <w:r w:rsidR="009C7E27">
        <w:t xml:space="preserve"> [</w:t>
      </w:r>
      <w:r w:rsidR="00BF0E5E">
        <w:t>27</w:t>
      </w:r>
      <w:r w:rsidR="009C7E27">
        <w:t>]</w:t>
      </w:r>
      <w:r w:rsidR="00DC7DB3">
        <w:t xml:space="preserve">. </w:t>
      </w:r>
      <w:r w:rsidR="00DC7DB3" w:rsidRPr="00D033BE">
        <w:t>However, a</w:t>
      </w:r>
      <w:r w:rsidRPr="00D033BE">
        <w:t xml:space="preserve">s its resolution is low, it may not be effective on a </w:t>
      </w:r>
      <w:r w:rsidR="002B538E" w:rsidRPr="00D033BE">
        <w:t>large-scale</w:t>
      </w:r>
      <w:r>
        <w:t xml:space="preserve"> charging station, where the charging station may</w:t>
      </w:r>
      <w:r w:rsidR="00706021">
        <w:t xml:space="preserve"> need </w:t>
      </w:r>
      <w:r>
        <w:t>to monitor all charging points at once. This may also cause problems to arise with the placement of the AMG8833 in a smart charger</w:t>
      </w:r>
      <w:r w:rsidR="00DC7DB3">
        <w:t>. H</w:t>
      </w:r>
      <w:r>
        <w:t>owever</w:t>
      </w:r>
      <w:r w:rsidR="00DC7DB3">
        <w:t>,</w:t>
      </w:r>
      <w:r>
        <w:t xml:space="preserve"> it serves the function in the scope of a prototype.  </w:t>
      </w:r>
    </w:p>
    <w:p w14:paraId="3BCDC2DA" w14:textId="69CD85D7" w:rsidR="005958D4" w:rsidRDefault="005958D4" w:rsidP="004E2404">
      <w:pPr>
        <w:pStyle w:val="Heading2"/>
      </w:pPr>
      <w:r>
        <w:t xml:space="preserve">IoT </w:t>
      </w:r>
      <w:r w:rsidR="00407729">
        <w:t>Applications</w:t>
      </w:r>
    </w:p>
    <w:p w14:paraId="7E8872A4" w14:textId="16F122FD" w:rsidR="00E92C50" w:rsidRDefault="00E92C50">
      <w:pPr>
        <w:jc w:val="both"/>
        <w:rPr>
          <w:ins w:id="75" w:author="Mousa Mohammed Abdulla Abdelhameid Alwaraki" w:date="2021-07-06T00:21:00Z"/>
        </w:rPr>
      </w:pPr>
      <w:r>
        <w:t xml:space="preserve">Several IoT services are available to work with the ESP to create an interface in which the user can receive sensor readings. Some of these IoT services require an active internet connection and therefore can work over any network as long as </w:t>
      </w:r>
      <w:r>
        <w:t xml:space="preserve">the network is connected to the internet, whilst some </w:t>
      </w:r>
      <w:ins w:id="76" w:author="Mousa Mohammed Abdulla Abdelhameid Alwaraki" w:date="2021-07-31T17:18:00Z">
        <w:r w:rsidR="00677CBF">
          <w:t xml:space="preserve">only </w:t>
        </w:r>
      </w:ins>
      <w:r>
        <w:t xml:space="preserve">work over a local area network (LAN). </w:t>
      </w:r>
    </w:p>
    <w:p w14:paraId="7D9791A7" w14:textId="739CEFA0" w:rsidR="008F2B08" w:rsidRDefault="008F2B08" w:rsidP="00407729">
      <w:pPr>
        <w:jc w:val="both"/>
      </w:pPr>
    </w:p>
    <w:p w14:paraId="3C821BA0" w14:textId="571CD874" w:rsidR="0059705A" w:rsidRDefault="009B0EDE" w:rsidP="004E2404">
      <w:pPr>
        <w:pStyle w:val="Heading3"/>
      </w:pPr>
      <w:r>
        <w:t>Web</w:t>
      </w:r>
      <w:r w:rsidR="00CA6E19">
        <w:t>s</w:t>
      </w:r>
      <w:r w:rsidR="00B112A3">
        <w:t>erver</w:t>
      </w:r>
    </w:p>
    <w:p w14:paraId="4F76C09E" w14:textId="3B8AA08A" w:rsidR="002B538E" w:rsidRDefault="00271067" w:rsidP="00C5063F">
      <w:pPr>
        <w:jc w:val="both"/>
        <w:rPr>
          <w:ins w:id="77" w:author="Mousa Mohammed Abdulla Abdelhameid Alwaraki" w:date="2021-07-07T23:12:00Z"/>
        </w:rPr>
      </w:pPr>
      <w:r>
        <w:t xml:space="preserve">The </w:t>
      </w:r>
      <w:r w:rsidR="00934CDA">
        <w:t xml:space="preserve">AMG8833 </w:t>
      </w:r>
      <w:r>
        <w:t>readings are displayed on a local web</w:t>
      </w:r>
      <w:r w:rsidR="00DC7DB3">
        <w:t xml:space="preserve"> </w:t>
      </w:r>
      <w:r>
        <w:t xml:space="preserve">server, hosted by the ESP8266 using the Soft AP WiFi mode. The readings are updated automatically at a chosen rate, using a JavaScript Function. </w:t>
      </w:r>
      <w:r w:rsidRPr="00D033BE">
        <w:t xml:space="preserve">This removes the need for </w:t>
      </w:r>
      <w:r w:rsidR="00DC7DB3" w:rsidRPr="00D033BE">
        <w:t xml:space="preserve">a </w:t>
      </w:r>
      <w:r w:rsidRPr="00D033BE">
        <w:t>refreshing webpage to get newer readings.</w:t>
      </w:r>
      <w:r>
        <w:t xml:space="preserve"> </w:t>
      </w:r>
    </w:p>
    <w:p w14:paraId="4EC41D88" w14:textId="7EFA0BAA" w:rsidR="00984009" w:rsidRDefault="00D033BE" w:rsidP="00C5063F">
      <w:pPr>
        <w:jc w:val="both"/>
        <w:rPr>
          <w:ins w:id="78" w:author="Mousa Mohammed Abdulla Abdelhameid Alwaraki" w:date="2021-07-07T23:12:00Z"/>
        </w:rPr>
      </w:pPr>
      <w:r>
        <w:rPr>
          <w:noProof/>
        </w:rPr>
        <mc:AlternateContent>
          <mc:Choice Requires="wpg">
            <w:drawing>
              <wp:anchor distT="0" distB="0" distL="114300" distR="114300" simplePos="0" relativeHeight="251658240" behindDoc="0" locked="0" layoutInCell="1" allowOverlap="1" wp14:anchorId="20D914ED" wp14:editId="3B082045">
                <wp:simplePos x="0" y="0"/>
                <wp:positionH relativeFrom="column">
                  <wp:posOffset>-12022</wp:posOffset>
                </wp:positionH>
                <wp:positionV relativeFrom="paragraph">
                  <wp:posOffset>135090</wp:posOffset>
                </wp:positionV>
                <wp:extent cx="3211830" cy="3034143"/>
                <wp:effectExtent l="0" t="0" r="13970" b="13970"/>
                <wp:wrapNone/>
                <wp:docPr id="317" name="Group 317"/>
                <wp:cNvGraphicFramePr/>
                <a:graphic xmlns:a="http://schemas.openxmlformats.org/drawingml/2006/main">
                  <a:graphicData uri="http://schemas.microsoft.com/office/word/2010/wordprocessingGroup">
                    <wpg:wgp>
                      <wpg:cNvGrpSpPr/>
                      <wpg:grpSpPr>
                        <a:xfrm>
                          <a:off x="0" y="0"/>
                          <a:ext cx="3211830" cy="3034143"/>
                          <a:chOff x="0" y="0"/>
                          <a:chExt cx="3211830" cy="3034143"/>
                        </a:xfrm>
                      </wpg:grpSpPr>
                      <wps:wsp>
                        <wps:cNvPr id="5" name="Text Box 5"/>
                        <wps:cNvSpPr txBox="1"/>
                        <wps:spPr>
                          <a:xfrm>
                            <a:off x="1014609" y="0"/>
                            <a:ext cx="1197390" cy="417786"/>
                          </a:xfrm>
                          <a:prstGeom prst="rect">
                            <a:avLst/>
                          </a:prstGeom>
                          <a:solidFill>
                            <a:schemeClr val="accent5">
                              <a:lumMod val="60000"/>
                              <a:lumOff val="40000"/>
                            </a:schemeClr>
                          </a:solidFill>
                          <a:ln w="6350">
                            <a:solidFill>
                              <a:prstClr val="black"/>
                            </a:solidFill>
                          </a:ln>
                        </wps:spPr>
                        <wps:txbx>
                          <w:txbxContent>
                            <w:p w14:paraId="5856DD46" w14:textId="1C703CB1" w:rsidR="00984009" w:rsidRDefault="00984009" w:rsidP="00984009">
                              <w:pPr>
                                <w:rPr>
                                  <w:lang w:val="en-GB"/>
                                </w:rPr>
                              </w:pPr>
                              <w:r>
                                <w:rPr>
                                  <w:lang w:val="en-GB"/>
                                </w:rPr>
                                <w:t>Thermal Camera</w:t>
                              </w:r>
                            </w:p>
                            <w:p w14:paraId="18D50DF2" w14:textId="1F2694E1" w:rsidR="00984009" w:rsidRPr="00D033BE" w:rsidRDefault="00984009" w:rsidP="00984009">
                              <w:pPr>
                                <w:rPr>
                                  <w:sz w:val="16"/>
                                  <w:szCs w:val="16"/>
                                  <w:lang w:val="en-GB"/>
                                </w:rPr>
                              </w:pPr>
                              <w:r w:rsidRPr="00D033BE">
                                <w:rPr>
                                  <w:sz w:val="16"/>
                                  <w:szCs w:val="16"/>
                                  <w:lang w:val="en-GB"/>
                                </w:rPr>
                                <w:t>(AMG8833)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688932" y="588723"/>
                            <a:ext cx="1034716" cy="417195"/>
                          </a:xfrm>
                          <a:prstGeom prst="rect">
                            <a:avLst/>
                          </a:prstGeom>
                          <a:noFill/>
                          <a:ln w="6350">
                            <a:noFill/>
                          </a:ln>
                        </wps:spPr>
                        <wps:txbx>
                          <w:txbxContent>
                            <w:p w14:paraId="13C35B27" w14:textId="249335C2" w:rsidR="00984009" w:rsidRPr="00D033BE" w:rsidRDefault="00984009" w:rsidP="00F00701">
                              <w:pPr>
                                <w:rPr>
                                  <w:sz w:val="13"/>
                                  <w:szCs w:val="13"/>
                                  <w:lang w:val="en-GB"/>
                                </w:rPr>
                              </w:pPr>
                              <w:r>
                                <w:rPr>
                                  <w:sz w:val="13"/>
                                  <w:szCs w:val="13"/>
                                  <w:lang w:val="en-GB"/>
                                </w:rPr>
                                <w:t xml:space="preserve">Passes thermal </w:t>
                              </w:r>
                              <w:r w:rsidR="00082983">
                                <w:rPr>
                                  <w:sz w:val="13"/>
                                  <w:szCs w:val="13"/>
                                  <w:lang w:val="en-GB"/>
                                </w:rPr>
                                <w:t>r</w:t>
                              </w:r>
                              <w:r>
                                <w:rPr>
                                  <w:sz w:val="13"/>
                                  <w:szCs w:val="13"/>
                                  <w:lang w:val="en-GB"/>
                                </w:rPr>
                                <w:t>eading</w:t>
                              </w:r>
                              <w:r w:rsidR="00082983">
                                <w:rPr>
                                  <w:sz w:val="13"/>
                                  <w:szCs w:val="13"/>
                                  <w:lang w:val="en-GB"/>
                                </w:rPr>
                                <w:t>s</w:t>
                              </w:r>
                              <w:r>
                                <w:rPr>
                                  <w:sz w:val="13"/>
                                  <w:szCs w:val="13"/>
                                  <w:lang w:val="en-GB"/>
                                </w:rPr>
                                <w:t xml:space="preserve"> using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 name="Picture 144" descr="A picture containing text, electronics&#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9520" t="21987" r="18365" b="20547"/>
                          <a:stretch/>
                        </pic:blipFill>
                        <pic:spPr bwMode="auto">
                          <a:xfrm>
                            <a:off x="2091847" y="237994"/>
                            <a:ext cx="467995" cy="433070"/>
                          </a:xfrm>
                          <a:prstGeom prst="rect">
                            <a:avLst/>
                          </a:prstGeom>
                          <a:ln>
                            <a:noFill/>
                          </a:ln>
                          <a:extLst>
                            <a:ext uri="{53640926-AAD7-44D8-BBD7-CCE9431645EC}">
                              <a14:shadowObscured xmlns:a14="http://schemas.microsoft.com/office/drawing/2010/main"/>
                            </a:ext>
                          </a:extLst>
                        </pic:spPr>
                      </pic:pic>
                      <wps:wsp>
                        <wps:cNvPr id="153" name="Text Box 153"/>
                        <wps:cNvSpPr txBox="1"/>
                        <wps:spPr>
                          <a:xfrm>
                            <a:off x="1014609" y="1014608"/>
                            <a:ext cx="1196975" cy="417195"/>
                          </a:xfrm>
                          <a:prstGeom prst="rect">
                            <a:avLst/>
                          </a:prstGeom>
                          <a:solidFill>
                            <a:schemeClr val="accent5">
                              <a:lumMod val="60000"/>
                              <a:lumOff val="40000"/>
                            </a:schemeClr>
                          </a:solidFill>
                          <a:ln w="6350">
                            <a:solidFill>
                              <a:prstClr val="black"/>
                            </a:solidFill>
                          </a:ln>
                        </wps:spPr>
                        <wps:txbx>
                          <w:txbxContent>
                            <w:p w14:paraId="1A34981A" w14:textId="0D82563A" w:rsidR="00082983" w:rsidRDefault="00082983">
                              <w:pPr>
                                <w:rPr>
                                  <w:lang w:val="en-GB"/>
                                </w:rPr>
                              </w:pPr>
                              <w:r>
                                <w:rPr>
                                  <w:lang w:val="en-GB"/>
                                </w:rPr>
                                <w:t>Microcontroller</w:t>
                              </w:r>
                            </w:p>
                            <w:p w14:paraId="5C3296DB" w14:textId="42DDD229" w:rsidR="00082983" w:rsidRPr="00D033BE" w:rsidRDefault="00082983">
                              <w:pPr>
                                <w:rPr>
                                  <w:sz w:val="16"/>
                                  <w:szCs w:val="16"/>
                                  <w:lang w:val="en-GB"/>
                                </w:rPr>
                              </w:pPr>
                              <w:r>
                                <w:rPr>
                                  <w:sz w:val="16"/>
                                  <w:szCs w:val="16"/>
                                  <w:lang w:val="en-GB"/>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Picture 158" descr="A close-up of a chip&#10;&#10;Description automatically generated with low confidence"/>
                          <pic:cNvPicPr>
                            <a:picLocks noChangeAspect="1"/>
                          </pic:cNvPicPr>
                        </pic:nvPicPr>
                        <pic:blipFill rotWithShape="1">
                          <a:blip r:embed="rId9" cstate="print">
                            <a:extLst>
                              <a:ext uri="{28A0092B-C50C-407E-A947-70E740481C1C}">
                                <a14:useLocalDpi xmlns:a14="http://schemas.microsoft.com/office/drawing/2010/main" val="0"/>
                              </a:ext>
                            </a:extLst>
                          </a:blip>
                          <a:srcRect t="16361" b="12594"/>
                          <a:stretch/>
                        </pic:blipFill>
                        <pic:spPr bwMode="auto">
                          <a:xfrm>
                            <a:off x="1903957" y="1202498"/>
                            <a:ext cx="541655" cy="384810"/>
                          </a:xfrm>
                          <a:prstGeom prst="rect">
                            <a:avLst/>
                          </a:prstGeom>
                          <a:ln>
                            <a:noFill/>
                          </a:ln>
                          <a:extLst>
                            <a:ext uri="{53640926-AAD7-44D8-BBD7-CCE9431645EC}">
                              <a14:shadowObscured xmlns:a14="http://schemas.microsoft.com/office/drawing/2010/main"/>
                            </a:ext>
                          </a:extLst>
                        </pic:spPr>
                      </pic:pic>
                      <wps:wsp>
                        <wps:cNvPr id="160" name="Text Box 160"/>
                        <wps:cNvSpPr txBox="1"/>
                        <wps:spPr>
                          <a:xfrm>
                            <a:off x="776614" y="1565753"/>
                            <a:ext cx="1212574" cy="337930"/>
                          </a:xfrm>
                          <a:prstGeom prst="rect">
                            <a:avLst/>
                          </a:prstGeom>
                          <a:noFill/>
                          <a:ln w="6350">
                            <a:noFill/>
                          </a:ln>
                        </wps:spPr>
                        <wps:txbx>
                          <w:txbxContent>
                            <w:p w14:paraId="325845A0" w14:textId="7C2D49A2" w:rsidR="00082983" w:rsidRPr="00D033BE" w:rsidRDefault="00082983">
                              <w:pPr>
                                <w:rPr>
                                  <w:sz w:val="13"/>
                                  <w:szCs w:val="13"/>
                                  <w:lang w:val="en-GB"/>
                                </w:rPr>
                              </w:pPr>
                              <w:r w:rsidRPr="00D033BE">
                                <w:rPr>
                                  <w:sz w:val="13"/>
                                  <w:szCs w:val="13"/>
                                  <w:lang w:val="en-GB"/>
                                </w:rPr>
                                <w:t xml:space="preserve">Hosts </w:t>
                              </w:r>
                              <w:r>
                                <w:rPr>
                                  <w:sz w:val="13"/>
                                  <w:szCs w:val="13"/>
                                  <w:lang w:val="en-GB"/>
                                </w:rPr>
                                <w:t>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0" y="2780778"/>
                            <a:ext cx="3211830" cy="253365"/>
                          </a:xfrm>
                          <a:prstGeom prst="rect">
                            <a:avLst/>
                          </a:prstGeom>
                          <a:solidFill>
                            <a:schemeClr val="accent5">
                              <a:lumMod val="60000"/>
                              <a:lumOff val="40000"/>
                            </a:schemeClr>
                          </a:solidFill>
                          <a:ln w="6350">
                            <a:solidFill>
                              <a:prstClr val="black"/>
                            </a:solidFill>
                          </a:ln>
                        </wps:spPr>
                        <wps:txbx>
                          <w:txbxContent>
                            <w:p w14:paraId="240214EA" w14:textId="659FDCA6" w:rsidR="00082983" w:rsidRPr="00D033BE" w:rsidRDefault="00F00701">
                              <w:pPr>
                                <w:rPr>
                                  <w:lang w:val="en-GB"/>
                                </w:rPr>
                              </w:pPr>
                              <w:r>
                                <w:rPr>
                                  <w:lang w:val="en-GB"/>
                                </w:rPr>
                                <w:t>Readings accessible to users on LAN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864296" y="2404997"/>
                            <a:ext cx="816428" cy="306977"/>
                          </a:xfrm>
                          <a:prstGeom prst="rect">
                            <a:avLst/>
                          </a:prstGeom>
                          <a:noFill/>
                          <a:ln w="6350">
                            <a:noFill/>
                          </a:ln>
                        </wps:spPr>
                        <wps:txbx>
                          <w:txbxContent>
                            <w:p w14:paraId="30CA2A42" w14:textId="670EA50B" w:rsidR="001356C0" w:rsidRPr="00D033BE" w:rsidRDefault="001356C0">
                              <w:pPr>
                                <w:rPr>
                                  <w:sz w:val="13"/>
                                  <w:szCs w:val="13"/>
                                  <w:lang w:val="en-GB"/>
                                </w:rPr>
                              </w:pPr>
                              <w:r w:rsidRPr="00D033BE">
                                <w:rPr>
                                  <w:sz w:val="13"/>
                                  <w:szCs w:val="13"/>
                                  <w:lang w:val="en-GB"/>
                                </w:rPr>
                                <w:t>Displays</w:t>
                              </w:r>
                              <w:r>
                                <w:rPr>
                                  <w:sz w:val="13"/>
                                  <w:szCs w:val="13"/>
                                  <w:lang w:val="en-GB"/>
                                </w:rPr>
                                <w:t xml:space="preserve"> thermal map &amp; readings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1014609" y="1891430"/>
                            <a:ext cx="1196975" cy="417195"/>
                          </a:xfrm>
                          <a:prstGeom prst="rect">
                            <a:avLst/>
                          </a:prstGeom>
                          <a:solidFill>
                            <a:schemeClr val="accent5">
                              <a:lumMod val="60000"/>
                              <a:lumOff val="40000"/>
                            </a:schemeClr>
                          </a:solidFill>
                          <a:ln w="6350">
                            <a:solidFill>
                              <a:prstClr val="black"/>
                            </a:solidFill>
                          </a:ln>
                        </wps:spPr>
                        <wps:txbx>
                          <w:txbxContent>
                            <w:p w14:paraId="40E87C1E" w14:textId="415C0051" w:rsidR="001356C0" w:rsidRPr="00D033BE" w:rsidRDefault="001356C0" w:rsidP="001356C0">
                              <w:pPr>
                                <w:rPr>
                                  <w:sz w:val="16"/>
                                  <w:szCs w:val="16"/>
                                  <w:lang w:val="en-GB"/>
                                </w:rPr>
                              </w:pPr>
                              <w:r>
                                <w:rPr>
                                  <w:lang w:val="en-GB"/>
                                </w:rPr>
                                <w:t>Webserver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604202" y="413359"/>
                            <a:ext cx="0" cy="600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wps:spPr>
                          <a:xfrm>
                            <a:off x="1604202" y="1427967"/>
                            <a:ext cx="0" cy="46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1604202" y="2304789"/>
                            <a:ext cx="0" cy="477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D914ED" id="Group 317" o:spid="_x0000_s1026" style="position:absolute;left:0;text-align:left;margin-left:-.95pt;margin-top:10.65pt;width:252.9pt;height:238.9pt;z-index:251907584" coordsize="32118,303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">
                <v:shapetype id="_x0000_t202" coordsize="21600,21600" o:spt="202" path="m,l,21600r21600,l21600,xe">
                  <v:stroke joinstyle="miter"/>
                  <v:path gradientshapeok="t" o:connecttype="rect"/>
                </v:shapetype>
                <v:shape id="Text Box 5" o:spid="_x0000_s1027" type="#_x0000_t202" style="position:absolute;left:10146;width:11973;height:41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" fillcolor="#9cc2e5 [1944]" strokeweight=".5pt">
                  <v:textbox>
                    <w:txbxContent>
                      <w:p w14:paraId="5856DD46" w14:textId="1C703CB1" w:rsidR="00984009" w:rsidRDefault="00984009" w:rsidP="00984009">
                        <w:pPr>
                          <w:rPr>
                            <w:lang w:val="en-GB"/>
                          </w:rPr>
                        </w:pPr>
                        <w:r>
                          <w:rPr>
                            <w:lang w:val="en-GB"/>
                          </w:rPr>
                          <w:t>Thermal Camera</w:t>
                        </w:r>
                      </w:p>
                      <w:p w14:paraId="18D50DF2" w14:textId="1F2694E1" w:rsidR="00984009" w:rsidRPr="00D033BE" w:rsidRDefault="00984009" w:rsidP="00984009">
                        <w:pPr>
                          <w:rPr>
                            <w:sz w:val="16"/>
                            <w:szCs w:val="16"/>
                            <w:lang w:val="en-GB"/>
                          </w:rPr>
                        </w:pPr>
                        <w:r w:rsidRPr="00D033BE">
                          <w:rPr>
                            <w:sz w:val="16"/>
                            <w:szCs w:val="16"/>
                            <w:lang w:val="en-GB"/>
                          </w:rPr>
                          <w:t>(AMG8833)</w:t>
                        </w:r>
                      </w:p>
                    </w:txbxContent>
                  </v:textbox>
                </v:shape>
                <v:shape id="Text Box 145" o:spid="_x0000_s1028" type="#_x0000_t202" style="position:absolute;left:6889;top:5887;width:10347;height:4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13C35B27" w14:textId="249335C2" w:rsidR="00984009" w:rsidRPr="00D033BE" w:rsidRDefault="00984009" w:rsidP="00F00701">
                        <w:pPr>
                          <w:rPr>
                            <w:sz w:val="13"/>
                            <w:szCs w:val="13"/>
                            <w:lang w:val="en-GB"/>
                          </w:rPr>
                        </w:pPr>
                        <w:r>
                          <w:rPr>
                            <w:sz w:val="13"/>
                            <w:szCs w:val="13"/>
                            <w:lang w:val="en-GB"/>
                          </w:rPr>
                          <w:t xml:space="preserve">Passes thermal </w:t>
                        </w:r>
                        <w:r w:rsidR="00082983">
                          <w:rPr>
                            <w:sz w:val="13"/>
                            <w:szCs w:val="13"/>
                            <w:lang w:val="en-GB"/>
                          </w:rPr>
                          <w:t>r</w:t>
                        </w:r>
                        <w:r>
                          <w:rPr>
                            <w:sz w:val="13"/>
                            <w:szCs w:val="13"/>
                            <w:lang w:val="en-GB"/>
                          </w:rPr>
                          <w:t>eading</w:t>
                        </w:r>
                        <w:r w:rsidR="00082983">
                          <w:rPr>
                            <w:sz w:val="13"/>
                            <w:szCs w:val="13"/>
                            <w:lang w:val="en-GB"/>
                          </w:rPr>
                          <w:t>s</w:t>
                        </w:r>
                        <w:r>
                          <w:rPr>
                            <w:sz w:val="13"/>
                            <w:szCs w:val="13"/>
                            <w:lang w:val="en-GB"/>
                          </w:rPr>
                          <w:t xml:space="preserve"> using Arduino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 o:spid="_x0000_s1029" type="#_x0000_t75" alt="A picture containing text, electronics&#10;&#10;Description automatically generated" style="position:absolute;left:20918;top:2379;width:4680;height: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">
                  <v:imagedata r:id="rId13" o:title="A picture containing text, electronics&#10;&#10;Description automatically generated" croptop="14409f" cropbottom="13466f" cropleft="12793f" cropright="12036f"/>
                </v:shape>
                <v:shape id="Text Box 153" o:spid="_x0000_s1030" type="#_x0000_t202" style="position:absolute;left:10146;top:10146;width:11969;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" fillcolor="#9cc2e5 [1944]" strokeweight=".5pt">
                  <v:textbox>
                    <w:txbxContent>
                      <w:p w14:paraId="1A34981A" w14:textId="0D82563A" w:rsidR="00082983" w:rsidRDefault="00082983">
                        <w:pPr>
                          <w:rPr>
                            <w:lang w:val="en-GB"/>
                          </w:rPr>
                        </w:pPr>
                        <w:r>
                          <w:rPr>
                            <w:lang w:val="en-GB"/>
                          </w:rPr>
                          <w:t>Microcontroller</w:t>
                        </w:r>
                      </w:p>
                      <w:p w14:paraId="5C3296DB" w14:textId="42DDD229" w:rsidR="00082983" w:rsidRPr="00D033BE" w:rsidRDefault="00082983">
                        <w:pPr>
                          <w:rPr>
                            <w:sz w:val="16"/>
                            <w:szCs w:val="16"/>
                            <w:lang w:val="en-GB"/>
                          </w:rPr>
                        </w:pPr>
                        <w:r>
                          <w:rPr>
                            <w:sz w:val="16"/>
                            <w:szCs w:val="16"/>
                            <w:lang w:val="en-GB"/>
                          </w:rPr>
                          <w:t>(ESP8266)</w:t>
                        </w:r>
                      </w:p>
                    </w:txbxContent>
                  </v:textbox>
                </v:shape>
                <v:shape id="Picture 158" o:spid="_x0000_s1031" type="#_x0000_t75" alt="A close-up of a chip&#10;&#10;Description automatically generated with low confidence" style="position:absolute;left:19039;top:12024;width:5417;height:38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">
                  <v:imagedata r:id="rId14" o:title="A close-up of a chip&#10;&#10;Description automatically generated with low confidence" croptop="10722f" cropbottom="8254f"/>
                </v:shape>
                <v:shape id="Text Box 160" o:spid="_x0000_s1032" type="#_x0000_t202" style="position:absolute;left:7766;top:15657;width:12125;height:33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" filled="f" stroked="f" strokeweight=".5pt">
                  <v:textbox>
                    <w:txbxContent>
                      <w:p w14:paraId="325845A0" w14:textId="7C2D49A2" w:rsidR="00082983" w:rsidRPr="00D033BE" w:rsidRDefault="00082983">
                        <w:pPr>
                          <w:rPr>
                            <w:sz w:val="13"/>
                            <w:szCs w:val="13"/>
                            <w:lang w:val="en-GB"/>
                          </w:rPr>
                        </w:pPr>
                        <w:r w:rsidRPr="00D033BE">
                          <w:rPr>
                            <w:sz w:val="13"/>
                            <w:szCs w:val="13"/>
                            <w:lang w:val="en-GB"/>
                          </w:rPr>
                          <w:t xml:space="preserve">Hosts </w:t>
                        </w:r>
                        <w:r>
                          <w:rPr>
                            <w:sz w:val="13"/>
                            <w:szCs w:val="13"/>
                            <w:lang w:val="en-GB"/>
                          </w:rPr>
                          <w:t>LAN</w:t>
                        </w:r>
                      </w:p>
                    </w:txbxContent>
                  </v:textbox>
                </v:shape>
                <v:shape id="Text Box 162" o:spid="_x0000_s1033" type="#_x0000_t202" style="position:absolute;top:27807;width:32118;height:25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" fillcolor="#9cc2e5 [1944]" strokeweight=".5pt">
                  <v:textbox>
                    <w:txbxContent>
                      <w:p w14:paraId="240214EA" w14:textId="659FDCA6" w:rsidR="00082983" w:rsidRPr="00D033BE" w:rsidRDefault="00F00701">
                        <w:pPr>
                          <w:rPr>
                            <w:lang w:val="en-GB"/>
                          </w:rPr>
                        </w:pPr>
                        <w:r>
                          <w:rPr>
                            <w:lang w:val="en-GB"/>
                          </w:rPr>
                          <w:t>Readings accessible to users on LAN network</w:t>
                        </w:r>
                      </w:p>
                    </w:txbxContent>
                  </v:textbox>
                </v:shape>
                <v:shape id="Text Box 204" o:spid="_x0000_s1034" type="#_x0000_t202" style="position:absolute;left:8642;top:24049;width:8165;height:3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JwOygAAAOE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" filled="f" stroked="f" strokeweight=".5pt">
                  <v:textbox>
                    <w:txbxContent>
                      <w:p w14:paraId="30CA2A42" w14:textId="670EA50B" w:rsidR="001356C0" w:rsidRPr="00D033BE" w:rsidRDefault="001356C0">
                        <w:pPr>
                          <w:rPr>
                            <w:sz w:val="13"/>
                            <w:szCs w:val="13"/>
                            <w:lang w:val="en-GB"/>
                          </w:rPr>
                        </w:pPr>
                        <w:r w:rsidRPr="00D033BE">
                          <w:rPr>
                            <w:sz w:val="13"/>
                            <w:szCs w:val="13"/>
                            <w:lang w:val="en-GB"/>
                          </w:rPr>
                          <w:t>Displays</w:t>
                        </w:r>
                        <w:r>
                          <w:rPr>
                            <w:sz w:val="13"/>
                            <w:szCs w:val="13"/>
                            <w:lang w:val="en-GB"/>
                          </w:rPr>
                          <w:t xml:space="preserve"> thermal map &amp; readings</w:t>
                        </w:r>
                      </w:p>
                    </w:txbxContent>
                  </v:textbox>
                </v:shape>
                <v:shape id="Text Box 206" o:spid="_x0000_s1035" type="#_x0000_t202" style="position:absolute;left:10146;top:18914;width:11969;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" fillcolor="#9cc2e5 [1944]" strokeweight=".5pt">
                  <v:textbox>
                    <w:txbxContent>
                      <w:p w14:paraId="40E87C1E" w14:textId="415C0051" w:rsidR="001356C0" w:rsidRPr="00D033BE" w:rsidRDefault="001356C0" w:rsidP="001356C0">
                        <w:pPr>
                          <w:rPr>
                            <w:sz w:val="16"/>
                            <w:szCs w:val="16"/>
                            <w:lang w:val="en-GB"/>
                          </w:rPr>
                        </w:pPr>
                        <w:r>
                          <w:rPr>
                            <w:lang w:val="en-GB"/>
                          </w:rPr>
                          <w:t>Webserver</w:t>
                        </w:r>
                      </w:p>
                    </w:txbxContent>
                  </v:textbox>
                </v:shape>
                <v:shapetype id="_x0000_t32" coordsize="21600,21600" o:spt="32" o:oned="t" path="m,l21600,21600e" filled="f">
                  <v:path arrowok="t" fillok="f" o:connecttype="none"/>
                  <o:lock v:ext="edit" shapetype="t"/>
                </v:shapetype>
                <v:shape id="Straight Arrow Connector 207" o:spid="_x0000_s1036" type="#_x0000_t32" style="position:absolute;left:16042;top:4133;width:0;height:600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" strokecolor="#4472c4 [3204]" strokeweight=".5pt">
                  <v:stroke endarrow="block" joinstyle="miter"/>
                </v:shape>
                <v:shape id="Straight Arrow Connector 208" o:spid="_x0000_s1037" type="#_x0000_t32" style="position:absolute;left:16042;top:14279;width:0;height:46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" strokecolor="#4472c4 [3204]" strokeweight=".5pt">
                  <v:stroke endarrow="block" joinstyle="miter"/>
                </v:shape>
                <v:shape id="Straight Arrow Connector 209" o:spid="_x0000_s1038" type="#_x0000_t32" style="position:absolute;left:16042;top:23047;width:0;height:47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" strokecolor="#4472c4 [3204]" strokeweight=".5pt">
                  <v:stroke endarrow="block" joinstyle="miter"/>
                </v:shape>
              </v:group>
            </w:pict>
          </mc:Fallback>
        </mc:AlternateContent>
      </w:r>
    </w:p>
    <w:p w14:paraId="2862C12A" w14:textId="0B86648B" w:rsidR="00984009" w:rsidRDefault="00984009" w:rsidP="00C5063F">
      <w:pPr>
        <w:jc w:val="both"/>
        <w:rPr>
          <w:ins w:id="79" w:author="Mousa Mohammed Abdulla Abdelhameid Alwaraki" w:date="2021-07-07T23:12:00Z"/>
        </w:rPr>
      </w:pPr>
    </w:p>
    <w:p w14:paraId="645E9834" w14:textId="1D87961C" w:rsidR="00984009" w:rsidRDefault="00984009" w:rsidP="00C5063F">
      <w:pPr>
        <w:jc w:val="both"/>
        <w:rPr>
          <w:ins w:id="80" w:author="Mousa Mohammed Abdulla Abdelhameid Alwaraki" w:date="2021-07-07T23:12:00Z"/>
        </w:rPr>
      </w:pPr>
    </w:p>
    <w:p w14:paraId="0F6F38BF" w14:textId="6477AF3A" w:rsidR="00984009" w:rsidRDefault="00984009" w:rsidP="00C5063F">
      <w:pPr>
        <w:jc w:val="both"/>
        <w:rPr>
          <w:ins w:id="81" w:author="Mousa Mohammed Abdulla Abdelhameid Alwaraki" w:date="2021-07-07T23:12:00Z"/>
        </w:rPr>
      </w:pPr>
    </w:p>
    <w:p w14:paraId="1DD3F44A" w14:textId="73A7131A" w:rsidR="00984009" w:rsidRDefault="00984009" w:rsidP="00C5063F">
      <w:pPr>
        <w:jc w:val="both"/>
        <w:rPr>
          <w:ins w:id="82" w:author="Mousa Mohammed Abdulla Abdelhameid Alwaraki" w:date="2021-07-07T23:12:00Z"/>
        </w:rPr>
      </w:pPr>
    </w:p>
    <w:p w14:paraId="6CD69644" w14:textId="3F95DC76" w:rsidR="00984009" w:rsidRDefault="00984009" w:rsidP="00C5063F">
      <w:pPr>
        <w:jc w:val="both"/>
        <w:rPr>
          <w:ins w:id="83" w:author="Mousa Mohammed Abdulla Abdelhameid Alwaraki" w:date="2021-07-07T23:12:00Z"/>
        </w:rPr>
      </w:pPr>
    </w:p>
    <w:p w14:paraId="2AD9BB5D" w14:textId="45A76EB1" w:rsidR="00984009" w:rsidRDefault="00984009" w:rsidP="00C5063F">
      <w:pPr>
        <w:jc w:val="both"/>
        <w:rPr>
          <w:ins w:id="84" w:author="Mousa Mohammed Abdulla Abdelhameid Alwaraki" w:date="2021-07-07T23:12:00Z"/>
        </w:rPr>
      </w:pPr>
    </w:p>
    <w:p w14:paraId="53C785AE" w14:textId="2B2DD360" w:rsidR="00984009" w:rsidRDefault="00984009" w:rsidP="00C5063F">
      <w:pPr>
        <w:jc w:val="both"/>
        <w:rPr>
          <w:ins w:id="85" w:author="Mousa Mohammed Abdulla Abdelhameid Alwaraki" w:date="2021-07-07T23:12:00Z"/>
        </w:rPr>
      </w:pPr>
    </w:p>
    <w:p w14:paraId="0FFCC19B" w14:textId="425E3E3E" w:rsidR="00984009" w:rsidRDefault="00984009" w:rsidP="00C5063F">
      <w:pPr>
        <w:jc w:val="both"/>
        <w:rPr>
          <w:ins w:id="86" w:author="Mousa Mohammed Abdulla Abdelhameid Alwaraki" w:date="2021-07-07T23:12:00Z"/>
        </w:rPr>
      </w:pPr>
    </w:p>
    <w:p w14:paraId="7184E7A4" w14:textId="786BD182" w:rsidR="00984009" w:rsidRDefault="00984009" w:rsidP="00C5063F">
      <w:pPr>
        <w:jc w:val="both"/>
        <w:rPr>
          <w:ins w:id="87" w:author="Mousa Mohammed Abdulla Abdelhameid Alwaraki" w:date="2021-07-07T23:12:00Z"/>
        </w:rPr>
      </w:pPr>
    </w:p>
    <w:p w14:paraId="2106B8C1" w14:textId="4E721BAB" w:rsidR="00984009" w:rsidRDefault="00984009" w:rsidP="00C5063F">
      <w:pPr>
        <w:jc w:val="both"/>
        <w:rPr>
          <w:ins w:id="88" w:author="Mousa Mohammed Abdulla Abdelhameid Alwaraki" w:date="2021-07-07T23:12:00Z"/>
        </w:rPr>
      </w:pPr>
    </w:p>
    <w:p w14:paraId="56EBA022" w14:textId="6601F353" w:rsidR="00984009" w:rsidRDefault="00984009" w:rsidP="00C5063F">
      <w:pPr>
        <w:jc w:val="both"/>
        <w:rPr>
          <w:ins w:id="89" w:author="Mousa Mohammed Abdulla Abdelhameid Alwaraki" w:date="2021-07-07T23:12:00Z"/>
        </w:rPr>
      </w:pPr>
    </w:p>
    <w:p w14:paraId="304680B9" w14:textId="5688B09A" w:rsidR="00984009" w:rsidRDefault="00984009" w:rsidP="00C5063F">
      <w:pPr>
        <w:jc w:val="both"/>
      </w:pPr>
    </w:p>
    <w:p w14:paraId="1F293E0B" w14:textId="61C1D37B" w:rsidR="00271067" w:rsidRDefault="00271067" w:rsidP="00E50731">
      <w:pPr>
        <w:jc w:val="both"/>
      </w:pPr>
    </w:p>
    <w:p w14:paraId="3CEF53EA" w14:textId="26AF86EC" w:rsidR="00271067" w:rsidRDefault="00271067" w:rsidP="00E50731">
      <w:pPr>
        <w:jc w:val="both"/>
      </w:pPr>
    </w:p>
    <w:p w14:paraId="4DFCFCDD" w14:textId="6453B2A0" w:rsidR="00E45FDC" w:rsidRDefault="00E45FDC" w:rsidP="00E50731">
      <w:pPr>
        <w:jc w:val="both"/>
      </w:pPr>
    </w:p>
    <w:p w14:paraId="1B95F4E4" w14:textId="0040BCCF" w:rsidR="00E45FDC" w:rsidRDefault="00E45FDC" w:rsidP="00E50731">
      <w:pPr>
        <w:jc w:val="both"/>
      </w:pPr>
    </w:p>
    <w:p w14:paraId="466CA268" w14:textId="376DCC31" w:rsidR="00271067" w:rsidRDefault="00271067" w:rsidP="00E50731">
      <w:pPr>
        <w:jc w:val="both"/>
      </w:pPr>
    </w:p>
    <w:p w14:paraId="0B287B4E" w14:textId="3874FD50" w:rsidR="00271067" w:rsidRDefault="00271067" w:rsidP="00E50731">
      <w:pPr>
        <w:jc w:val="both"/>
      </w:pPr>
    </w:p>
    <w:p w14:paraId="7EBB8B6D" w14:textId="5B23E3CF" w:rsidR="00271067" w:rsidRDefault="00271067" w:rsidP="00E50731">
      <w:pPr>
        <w:jc w:val="both"/>
      </w:pPr>
    </w:p>
    <w:p w14:paraId="7AB27541" w14:textId="120B71D5" w:rsidR="00271067" w:rsidRDefault="00271067" w:rsidP="00E50731">
      <w:pPr>
        <w:jc w:val="both"/>
        <w:rPr>
          <w:ins w:id="90" w:author="Mousa Mohammed Abdulla Abdelhameid Alwaraki" w:date="2021-07-07T23:58:00Z"/>
        </w:rPr>
      </w:pPr>
    </w:p>
    <w:p w14:paraId="1D312C18" w14:textId="3186A887" w:rsidR="00F00701" w:rsidRDefault="00F00701" w:rsidP="00E50731">
      <w:pPr>
        <w:jc w:val="both"/>
      </w:pPr>
    </w:p>
    <w:p w14:paraId="2B987911" w14:textId="47042160" w:rsidR="002B538E" w:rsidRDefault="002B538E" w:rsidP="00E50731">
      <w:pPr>
        <w:jc w:val="both"/>
      </w:pPr>
    </w:p>
    <w:p w14:paraId="7CEA3482" w14:textId="00EAEF34" w:rsidR="00AC711C" w:rsidRDefault="00AC711C" w:rsidP="00C5063F">
      <w:pPr>
        <w:jc w:val="both"/>
      </w:pPr>
    </w:p>
    <w:p w14:paraId="438F0025" w14:textId="14E79424" w:rsidR="00811CF4" w:rsidRDefault="00811CF4" w:rsidP="004E2404">
      <w:pPr>
        <w:pStyle w:val="Heading3"/>
      </w:pPr>
      <w:r>
        <w:t>Blynk Application</w:t>
      </w:r>
    </w:p>
    <w:p w14:paraId="01D4D813" w14:textId="70557A1C" w:rsidR="00093949" w:rsidRDefault="00093949">
      <w:pPr>
        <w:jc w:val="both"/>
        <w:rPr>
          <w:ins w:id="91" w:author="Mousa Mohammed Abdulla Abdelhameid Alwaraki" w:date="2021-07-06T00:22:00Z"/>
          <w:lang w:val="en-GB"/>
        </w:rPr>
      </w:pPr>
      <w:r>
        <w:rPr>
          <w:lang w:val="en-GB"/>
        </w:rPr>
        <w:t xml:space="preserve">Blynk is an IoT </w:t>
      </w:r>
      <w:r w:rsidR="00271067">
        <w:rPr>
          <w:lang w:val="en-GB"/>
        </w:rPr>
        <w:t xml:space="preserve">service </w:t>
      </w:r>
      <w:r>
        <w:rPr>
          <w:lang w:val="en-GB"/>
        </w:rPr>
        <w:t>that helps in controlling hardware remotely using mobile applications to control IoT systems. It is connected to its private cloud server and can include data analytics and machine learning. I</w:t>
      </w:r>
      <w:r w:rsidR="00DC7DB3">
        <w:rPr>
          <w:lang w:val="en-GB"/>
        </w:rPr>
        <w:t>n addition, i</w:t>
      </w:r>
      <w:r>
        <w:rPr>
          <w:lang w:val="en-GB"/>
        </w:rPr>
        <w:t xml:space="preserve">t can be linked with hardware such as a Raspberry Pi or an ESP using libraries such as in Arduino. </w:t>
      </w:r>
    </w:p>
    <w:p w14:paraId="44055EFD" w14:textId="77777777" w:rsidR="00F53F57" w:rsidRDefault="00F53F57" w:rsidP="008D3D6D">
      <w:pPr>
        <w:keepNext/>
        <w:jc w:val="left"/>
        <w:rPr>
          <w:ins w:id="92" w:author="Mousa Mohammed Abdulla Abdelhameid Alwaraki" w:date="2021-07-08T00:04:00Z"/>
        </w:rPr>
      </w:pPr>
    </w:p>
    <w:p w14:paraId="73E7B039" w14:textId="07DA3A6D" w:rsidR="002B538E" w:rsidRDefault="00093949">
      <w:pPr>
        <w:jc w:val="both"/>
        <w:rPr>
          <w:ins w:id="93" w:author="Mousa Mohammed Abdulla Abdelhameid Alwaraki" w:date="2021-07-31T17:25:00Z"/>
          <w:lang w:val="en-GB"/>
        </w:rPr>
      </w:pPr>
      <w:r>
        <w:rPr>
          <w:lang w:val="en-GB"/>
        </w:rPr>
        <w:t xml:space="preserve">Each Blynk project creates a unique Auth token used to verify user permission and connect the Blynk server to the correct hardware (and vice-versa). </w:t>
      </w:r>
      <w:r w:rsidR="002B538E">
        <w:rPr>
          <w:lang w:val="en-GB"/>
        </w:rPr>
        <w:t>This creates a secure connection and so sensitive data and actuator manipulation can be used.</w:t>
      </w:r>
      <w:ins w:id="94" w:author="Mousa Mohammed Abdulla Abdelhameid Alwaraki" w:date="2021-07-08T01:41:00Z">
        <w:r w:rsidR="005C4CC1">
          <w:rPr>
            <w:lang w:val="en-GB"/>
          </w:rPr>
          <w:t xml:space="preserve"> </w:t>
        </w:r>
      </w:ins>
      <w:r>
        <w:rPr>
          <w:lang w:val="en-GB"/>
        </w:rPr>
        <w:t xml:space="preserve">As </w:t>
      </w:r>
      <w:r w:rsidRPr="00D033BE">
        <w:rPr>
          <w:lang w:val="en-GB"/>
        </w:rPr>
        <w:t xml:space="preserve">Blynk uses its </w:t>
      </w:r>
      <w:ins w:id="95" w:author="Mousa Mohammed Abdulla Abdelhameid Alwaraki" w:date="2021-07-08T01:41:00Z">
        <w:r w:rsidR="005C4CC1">
          <w:rPr>
            <w:lang w:val="en-GB"/>
          </w:rPr>
          <w:t xml:space="preserve">own </w:t>
        </w:r>
      </w:ins>
      <w:r w:rsidRPr="00D033BE">
        <w:rPr>
          <w:lang w:val="en-GB"/>
        </w:rPr>
        <w:t>servers</w:t>
      </w:r>
      <w:r w:rsidR="00DC7DB3">
        <w:rPr>
          <w:lang w:val="en-GB"/>
        </w:rPr>
        <w:t>,</w:t>
      </w:r>
      <w:r>
        <w:rPr>
          <w:lang w:val="en-GB"/>
        </w:rPr>
        <w:t xml:space="preserve"> the smartphone with the Blynk project </w:t>
      </w:r>
      <w:r w:rsidR="00DC7DB3">
        <w:rPr>
          <w:lang w:val="en-GB"/>
        </w:rPr>
        <w:t xml:space="preserve">does not </w:t>
      </w:r>
      <w:r>
        <w:rPr>
          <w:lang w:val="en-GB"/>
        </w:rPr>
        <w:t>need to be connected to the same network as the hardware connected to the project.</w:t>
      </w:r>
      <w:r w:rsidR="002B538E">
        <w:rPr>
          <w:lang w:val="en-GB"/>
        </w:rPr>
        <w:t xml:space="preserve"> This allows remote monitoring and </w:t>
      </w:r>
      <w:r w:rsidR="002B538E" w:rsidRPr="00D033BE">
        <w:rPr>
          <w:lang w:val="en-GB"/>
        </w:rPr>
        <w:t>manipulation if an</w:t>
      </w:r>
      <w:r w:rsidR="002B538E">
        <w:rPr>
          <w:lang w:val="en-GB"/>
        </w:rPr>
        <w:t xml:space="preserve"> active internet connection is available.</w:t>
      </w:r>
      <w:r w:rsidR="007D444B">
        <w:rPr>
          <w:lang w:val="en-GB"/>
        </w:rPr>
        <w:t xml:space="preserve"> </w:t>
      </w:r>
      <w:r w:rsidR="002B538E">
        <w:rPr>
          <w:lang w:val="en-GB"/>
        </w:rPr>
        <w:t xml:space="preserve">However, users can host a local/private Blynk server which then removes the energy limitation. </w:t>
      </w:r>
      <w:r w:rsidR="00DC7DB3">
        <w:rPr>
          <w:lang w:val="en-GB"/>
        </w:rPr>
        <w:t xml:space="preserve">It cannot be controlled using different networks out of the box when hosted locally, but it is achievable using </w:t>
      </w:r>
      <w:ins w:id="96" w:author="Mousa Mohammed Abdulla Abdelhameid Alwaraki" w:date="2021-07-31T17:21:00Z">
        <w:r w:rsidR="00677CBF">
          <w:rPr>
            <w:lang w:val="en-GB"/>
          </w:rPr>
          <w:t>other</w:t>
        </w:r>
        <w:r w:rsidR="00677CBF">
          <w:rPr>
            <w:lang w:val="en-GB"/>
          </w:rPr>
          <w:t xml:space="preserve"> </w:t>
        </w:r>
      </w:ins>
      <w:r w:rsidR="00DC7DB3">
        <w:rPr>
          <w:lang w:val="en-GB"/>
        </w:rPr>
        <w:t>softwar</w:t>
      </w:r>
      <w:r w:rsidR="002B538E">
        <w:rPr>
          <w:lang w:val="en-GB"/>
        </w:rPr>
        <w:t xml:space="preserve">e. Hosting a local Blynk server allows </w:t>
      </w:r>
      <w:r w:rsidR="00082C63">
        <w:rPr>
          <w:lang w:val="en-GB"/>
        </w:rPr>
        <w:t>the creator to bypass the limit on widgets enforced</w:t>
      </w:r>
      <w:r w:rsidR="00DC7DB3">
        <w:rPr>
          <w:lang w:val="en-GB"/>
        </w:rPr>
        <w:t>. H</w:t>
      </w:r>
      <w:r w:rsidR="00082C63">
        <w:rPr>
          <w:lang w:val="en-GB"/>
        </w:rPr>
        <w:t>owever</w:t>
      </w:r>
      <w:r w:rsidR="00DC7DB3">
        <w:rPr>
          <w:lang w:val="en-GB"/>
        </w:rPr>
        <w:t>,</w:t>
      </w:r>
      <w:r w:rsidR="00082C63">
        <w:rPr>
          <w:lang w:val="en-GB"/>
        </w:rPr>
        <w:t xml:space="preserve"> that is unneeded in the scope of the prototype. </w:t>
      </w:r>
    </w:p>
    <w:p w14:paraId="5A0025C9" w14:textId="77777777" w:rsidR="00112FD5" w:rsidRDefault="00112FD5">
      <w:pPr>
        <w:jc w:val="both"/>
        <w:rPr>
          <w:ins w:id="97" w:author="Mousa Mohammed Abdulla Abdelhameid Alwaraki" w:date="2021-07-08T00:04:00Z"/>
          <w:lang w:val="en-GB"/>
        </w:rPr>
      </w:pPr>
    </w:p>
    <w:p w14:paraId="25231B86" w14:textId="6EDF380F" w:rsidR="00F53F57" w:rsidRDefault="00BE0763">
      <w:pPr>
        <w:jc w:val="both"/>
        <w:rPr>
          <w:ins w:id="98" w:author="Mousa Mohammed Abdulla Abdelhameid Alwaraki" w:date="2021-07-08T00:04:00Z"/>
          <w:lang w:val="en-GB"/>
        </w:rPr>
      </w:pPr>
      <w:r>
        <w:rPr>
          <w:noProof/>
          <w:lang w:val="en-GB"/>
        </w:rPr>
        <w:lastRenderedPageBreak/>
        <mc:AlternateContent>
          <mc:Choice Requires="wpg">
            <w:drawing>
              <wp:anchor distT="0" distB="0" distL="114300" distR="114300" simplePos="0" relativeHeight="251659264" behindDoc="0" locked="0" layoutInCell="1" allowOverlap="1" wp14:anchorId="74D3A1B4" wp14:editId="5A622CF6">
                <wp:simplePos x="0" y="0"/>
                <wp:positionH relativeFrom="column">
                  <wp:posOffset>-43815</wp:posOffset>
                </wp:positionH>
                <wp:positionV relativeFrom="paragraph">
                  <wp:posOffset>138430</wp:posOffset>
                </wp:positionV>
                <wp:extent cx="3211830" cy="3072130"/>
                <wp:effectExtent l="0" t="0" r="13970" b="13970"/>
                <wp:wrapNone/>
                <wp:docPr id="318" name="Group 318"/>
                <wp:cNvGraphicFramePr/>
                <a:graphic xmlns:a="http://schemas.openxmlformats.org/drawingml/2006/main">
                  <a:graphicData uri="http://schemas.microsoft.com/office/word/2010/wordprocessingGroup">
                    <wpg:wgp>
                      <wpg:cNvGrpSpPr/>
                      <wpg:grpSpPr>
                        <a:xfrm>
                          <a:off x="0" y="0"/>
                          <a:ext cx="3211830" cy="3072130"/>
                          <a:chOff x="0" y="0"/>
                          <a:chExt cx="3211830" cy="3072552"/>
                        </a:xfrm>
                      </wpg:grpSpPr>
                      <wps:wsp>
                        <wps:cNvPr id="210" name="Text Box 210"/>
                        <wps:cNvSpPr txBox="1"/>
                        <wps:spPr>
                          <a:xfrm>
                            <a:off x="964504" y="0"/>
                            <a:ext cx="1196975" cy="417195"/>
                          </a:xfrm>
                          <a:prstGeom prst="rect">
                            <a:avLst/>
                          </a:prstGeom>
                          <a:solidFill>
                            <a:schemeClr val="accent5">
                              <a:lumMod val="60000"/>
                              <a:lumOff val="40000"/>
                            </a:schemeClr>
                          </a:solidFill>
                          <a:ln w="6350">
                            <a:solidFill>
                              <a:prstClr val="black"/>
                            </a:solidFill>
                          </a:ln>
                        </wps:spPr>
                        <wps:txbx>
                          <w:txbxContent>
                            <w:p w14:paraId="3BA26C80" w14:textId="77777777" w:rsidR="00F53F57" w:rsidRDefault="00F53F57" w:rsidP="00F53F57">
                              <w:pPr>
                                <w:rPr>
                                  <w:lang w:val="en-GB"/>
                                </w:rPr>
                              </w:pPr>
                              <w:r>
                                <w:rPr>
                                  <w:lang w:val="en-GB"/>
                                </w:rPr>
                                <w:t>Thermal Camera</w:t>
                              </w:r>
                            </w:p>
                            <w:p w14:paraId="61292EFC" w14:textId="77777777" w:rsidR="00F53F57" w:rsidRPr="00D033BE" w:rsidRDefault="00F53F57" w:rsidP="00F53F57">
                              <w:pPr>
                                <w:rPr>
                                  <w:sz w:val="16"/>
                                  <w:szCs w:val="16"/>
                                  <w:lang w:val="en-GB"/>
                                </w:rPr>
                              </w:pPr>
                              <w:r w:rsidRPr="00D033BE">
                                <w:rPr>
                                  <w:sz w:val="16"/>
                                  <w:szCs w:val="16"/>
                                  <w:lang w:val="en-GB"/>
                                </w:rPr>
                                <w:t>(AMG8833)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13775" y="526093"/>
                            <a:ext cx="1018373" cy="417195"/>
                          </a:xfrm>
                          <a:prstGeom prst="rect">
                            <a:avLst/>
                          </a:prstGeom>
                          <a:noFill/>
                          <a:ln w="6350">
                            <a:noFill/>
                          </a:ln>
                        </wps:spPr>
                        <wps:txbx>
                          <w:txbxContent>
                            <w:p w14:paraId="03FC5424" w14:textId="77777777" w:rsidR="00F53F57" w:rsidRPr="00D033BE" w:rsidRDefault="00F53F57" w:rsidP="00F53F57">
                              <w:pPr>
                                <w:rPr>
                                  <w:sz w:val="13"/>
                                  <w:szCs w:val="13"/>
                                  <w:lang w:val="en-GB"/>
                                </w:rPr>
                              </w:pPr>
                              <w:r>
                                <w:rPr>
                                  <w:sz w:val="13"/>
                                  <w:szCs w:val="13"/>
                                  <w:lang w:val="en-GB"/>
                                </w:rPr>
                                <w:t xml:space="preserve">Passes thermal readings using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descr="A picture containing text, electronics&#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19520" t="21987" r="18365" b="20547"/>
                          <a:stretch/>
                        </pic:blipFill>
                        <pic:spPr bwMode="auto">
                          <a:xfrm>
                            <a:off x="1841326" y="250520"/>
                            <a:ext cx="467995" cy="433070"/>
                          </a:xfrm>
                          <a:prstGeom prst="rect">
                            <a:avLst/>
                          </a:prstGeom>
                          <a:ln>
                            <a:noFill/>
                          </a:ln>
                          <a:extLst>
                            <a:ext uri="{53640926-AAD7-44D8-BBD7-CCE9431645EC}">
                              <a14:shadowObscured xmlns:a14="http://schemas.microsoft.com/office/drawing/2010/main"/>
                            </a:ext>
                          </a:extLst>
                        </pic:spPr>
                      </pic:pic>
                      <wps:wsp>
                        <wps:cNvPr id="212" name="Text Box 212"/>
                        <wps:cNvSpPr txBox="1"/>
                        <wps:spPr>
                          <a:xfrm>
                            <a:off x="951978" y="1014608"/>
                            <a:ext cx="1196975" cy="417195"/>
                          </a:xfrm>
                          <a:prstGeom prst="rect">
                            <a:avLst/>
                          </a:prstGeom>
                          <a:solidFill>
                            <a:schemeClr val="accent5">
                              <a:lumMod val="60000"/>
                              <a:lumOff val="40000"/>
                            </a:schemeClr>
                          </a:solidFill>
                          <a:ln w="6350">
                            <a:solidFill>
                              <a:prstClr val="black"/>
                            </a:solidFill>
                          </a:ln>
                        </wps:spPr>
                        <wps:txbx>
                          <w:txbxContent>
                            <w:p w14:paraId="351F3F83" w14:textId="77777777" w:rsidR="00F53F57" w:rsidRDefault="00F53F57" w:rsidP="00F53F57">
                              <w:pPr>
                                <w:rPr>
                                  <w:lang w:val="en-GB"/>
                                </w:rPr>
                              </w:pPr>
                              <w:r>
                                <w:rPr>
                                  <w:lang w:val="en-GB"/>
                                </w:rPr>
                                <w:t>Microcontroller</w:t>
                              </w:r>
                            </w:p>
                            <w:p w14:paraId="0AD45691" w14:textId="1BE52F4D" w:rsidR="00F53F57" w:rsidRPr="00D033BE" w:rsidRDefault="00F53F57" w:rsidP="00F53F57">
                              <w:pPr>
                                <w:rPr>
                                  <w:sz w:val="16"/>
                                  <w:szCs w:val="16"/>
                                  <w:lang w:val="en-GB"/>
                                </w:rPr>
                              </w:pPr>
                              <w:r>
                                <w:rPr>
                                  <w:sz w:val="16"/>
                                  <w:szCs w:val="16"/>
                                  <w:lang w:val="en-GB"/>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6" name="Picture 216" descr="A close-up of a chip&#10;&#10;Description automatically generated with low confidence"/>
                          <pic:cNvPicPr>
                            <a:picLocks noChangeAspect="1"/>
                          </pic:cNvPicPr>
                        </pic:nvPicPr>
                        <pic:blipFill rotWithShape="1">
                          <a:blip r:embed="rId9" cstate="print">
                            <a:extLst>
                              <a:ext uri="{28A0092B-C50C-407E-A947-70E740481C1C}">
                                <a14:useLocalDpi xmlns:a14="http://schemas.microsoft.com/office/drawing/2010/main" val="0"/>
                              </a:ext>
                            </a:extLst>
                          </a:blip>
                          <a:srcRect t="16361" b="12594"/>
                          <a:stretch/>
                        </pic:blipFill>
                        <pic:spPr bwMode="auto">
                          <a:xfrm>
                            <a:off x="1791222" y="1277654"/>
                            <a:ext cx="541655" cy="384810"/>
                          </a:xfrm>
                          <a:prstGeom prst="rect">
                            <a:avLst/>
                          </a:prstGeom>
                          <a:ln>
                            <a:noFill/>
                          </a:ln>
                          <a:extLst>
                            <a:ext uri="{53640926-AAD7-44D8-BBD7-CCE9431645EC}">
                              <a14:shadowObscured xmlns:a14="http://schemas.microsoft.com/office/drawing/2010/main"/>
                            </a:ext>
                          </a:extLst>
                        </pic:spPr>
                      </pic:pic>
                      <wps:wsp>
                        <wps:cNvPr id="213" name="Straight Arrow Connector 213"/>
                        <wps:cNvCnPr/>
                        <wps:spPr>
                          <a:xfrm>
                            <a:off x="1554097" y="425884"/>
                            <a:ext cx="0" cy="600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a:off x="1554097" y="1440493"/>
                            <a:ext cx="0" cy="467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17"/>
                        <wps:cNvSpPr txBox="1"/>
                        <wps:spPr>
                          <a:xfrm>
                            <a:off x="638827" y="1515649"/>
                            <a:ext cx="985714" cy="306977"/>
                          </a:xfrm>
                          <a:prstGeom prst="rect">
                            <a:avLst/>
                          </a:prstGeom>
                          <a:noFill/>
                          <a:ln w="6350">
                            <a:noFill/>
                          </a:ln>
                        </wps:spPr>
                        <wps:txbx>
                          <w:txbxContent>
                            <w:p w14:paraId="6B1962D1" w14:textId="56E4A617" w:rsidR="00F53F57" w:rsidRPr="00D033BE" w:rsidRDefault="00F53F57" w:rsidP="00F53F57">
                              <w:pPr>
                                <w:rPr>
                                  <w:sz w:val="13"/>
                                  <w:szCs w:val="13"/>
                                  <w:lang w:val="en-GB"/>
                                </w:rPr>
                              </w:pPr>
                              <w:r>
                                <w:rPr>
                                  <w:sz w:val="13"/>
                                  <w:szCs w:val="13"/>
                                  <w:lang w:val="en-GB"/>
                                </w:rPr>
                                <w:t>Internet connection + Arduino Blynk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951978" y="1903956"/>
                            <a:ext cx="1196975" cy="417195"/>
                          </a:xfrm>
                          <a:prstGeom prst="rect">
                            <a:avLst/>
                          </a:prstGeom>
                          <a:solidFill>
                            <a:schemeClr val="accent5">
                              <a:lumMod val="60000"/>
                              <a:lumOff val="40000"/>
                            </a:schemeClr>
                          </a:solidFill>
                          <a:ln w="6350">
                            <a:solidFill>
                              <a:prstClr val="black"/>
                            </a:solidFill>
                          </a:ln>
                        </wps:spPr>
                        <wps:txbx>
                          <w:txbxContent>
                            <w:p w14:paraId="1C1E18D8" w14:textId="3101AB82" w:rsidR="00F53F57" w:rsidRPr="00D033BE" w:rsidRDefault="00F53F57" w:rsidP="00F53F57">
                              <w:pPr>
                                <w:rPr>
                                  <w:sz w:val="16"/>
                                  <w:szCs w:val="16"/>
                                  <w:lang w:val="en-GB"/>
                                </w:rPr>
                              </w:pPr>
                              <w:r>
                                <w:rPr>
                                  <w:lang w:val="en-GB"/>
                                </w:rPr>
                                <w:t>Blynk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Arrow Connector 221"/>
                        <wps:cNvCnPr/>
                        <wps:spPr>
                          <a:xfrm>
                            <a:off x="1554097" y="2329841"/>
                            <a:ext cx="0" cy="464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Text Box 222"/>
                        <wps:cNvSpPr txBox="1"/>
                        <wps:spPr>
                          <a:xfrm>
                            <a:off x="0" y="2793304"/>
                            <a:ext cx="3211830" cy="279248"/>
                          </a:xfrm>
                          <a:prstGeom prst="rect">
                            <a:avLst/>
                          </a:prstGeom>
                          <a:solidFill>
                            <a:schemeClr val="accent5">
                              <a:lumMod val="60000"/>
                              <a:lumOff val="40000"/>
                            </a:schemeClr>
                          </a:solidFill>
                          <a:ln w="6350">
                            <a:solidFill>
                              <a:prstClr val="black"/>
                            </a:solidFill>
                          </a:ln>
                        </wps:spPr>
                        <wps:txbx>
                          <w:txbxContent>
                            <w:p w14:paraId="374BF2A9" w14:textId="02A205A0" w:rsidR="00F5469B" w:rsidRPr="00D033BE" w:rsidRDefault="00F5469B" w:rsidP="00F5469B">
                              <w:pPr>
                                <w:rPr>
                                  <w:lang w:val="en-GB"/>
                                </w:rPr>
                              </w:pPr>
                              <w:r>
                                <w:rPr>
                                  <w:lang w:val="en-GB"/>
                                </w:rPr>
                                <w:t>User accesses readings on Blynk App connected to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851770" y="2430049"/>
                            <a:ext cx="985714" cy="306977"/>
                          </a:xfrm>
                          <a:prstGeom prst="rect">
                            <a:avLst/>
                          </a:prstGeom>
                          <a:noFill/>
                          <a:ln w="6350">
                            <a:noFill/>
                          </a:ln>
                        </wps:spPr>
                        <wps:txbx>
                          <w:txbxContent>
                            <w:p w14:paraId="558115C9" w14:textId="3DC41F57" w:rsidR="00F5469B" w:rsidRPr="00D033BE" w:rsidRDefault="00F5469B" w:rsidP="00F5469B">
                              <w:pPr>
                                <w:rPr>
                                  <w:sz w:val="13"/>
                                  <w:szCs w:val="13"/>
                                  <w:lang w:val="en-GB"/>
                                </w:rPr>
                              </w:pPr>
                              <w:r>
                                <w:rPr>
                                  <w:sz w:val="13"/>
                                  <w:szCs w:val="13"/>
                                  <w:lang w:val="en-GB"/>
                                </w:rPr>
                                <w:t>Blynk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4" name="Picture 224"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66586" y="2079320"/>
                            <a:ext cx="392430" cy="392430"/>
                          </a:xfrm>
                          <a:prstGeom prst="rect">
                            <a:avLst/>
                          </a:prstGeom>
                        </pic:spPr>
                      </pic:pic>
                    </wpg:wgp>
                  </a:graphicData>
                </a:graphic>
              </wp:anchor>
            </w:drawing>
          </mc:Choice>
          <mc:Fallback>
            <w:pict>
              <v:group w14:anchorId="74D3A1B4" id="Group 318" o:spid="_x0000_s1039" style="position:absolute;left:0;text-align:left;margin-left:-3.45pt;margin-top:10.9pt;width:252.9pt;height:241.9pt;z-index:251659264" coordsize="32118,307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">
                <v:shapetype id="_x0000_t202" coordsize="21600,21600" o:spt="202" path="m,l,21600r21600,l21600,xe">
                  <v:stroke joinstyle="miter"/>
                  <v:path gradientshapeok="t" o:connecttype="rect"/>
                </v:shapetype>
                <v:shape id="Text Box 210" o:spid="_x0000_s1040" type="#_x0000_t202" style="position:absolute;left:9645;width:11969;height:4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" fillcolor="#9cc2e5 [1944]" strokeweight=".5pt">
                  <v:textbox>
                    <w:txbxContent>
                      <w:p w14:paraId="3BA26C80" w14:textId="77777777" w:rsidR="00F53F57" w:rsidRDefault="00F53F57" w:rsidP="00F53F57">
                        <w:pPr>
                          <w:rPr>
                            <w:lang w:val="en-GB"/>
                          </w:rPr>
                        </w:pPr>
                        <w:r>
                          <w:rPr>
                            <w:lang w:val="en-GB"/>
                          </w:rPr>
                          <w:t>Thermal Camera</w:t>
                        </w:r>
                      </w:p>
                      <w:p w14:paraId="61292EFC" w14:textId="77777777" w:rsidR="00F53F57" w:rsidRPr="00D033BE" w:rsidRDefault="00F53F57" w:rsidP="00F53F57">
                        <w:pPr>
                          <w:rPr>
                            <w:sz w:val="16"/>
                            <w:szCs w:val="16"/>
                            <w:lang w:val="en-GB"/>
                          </w:rPr>
                        </w:pPr>
                        <w:r w:rsidRPr="00D033BE">
                          <w:rPr>
                            <w:sz w:val="16"/>
                            <w:szCs w:val="16"/>
                            <w:lang w:val="en-GB"/>
                          </w:rPr>
                          <w:t>(AMG8833)</w:t>
                        </w:r>
                      </w:p>
                    </w:txbxContent>
                  </v:textbox>
                </v:shape>
                <v:shape id="Text Box 211" o:spid="_x0000_s1041" type="#_x0000_t202" style="position:absolute;left:6137;top:5260;width:10184;height:4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" filled="f" stroked="f" strokeweight=".5pt">
                  <v:textbox>
                    <w:txbxContent>
                      <w:p w14:paraId="03FC5424" w14:textId="77777777" w:rsidR="00F53F57" w:rsidRPr="00D033BE" w:rsidRDefault="00F53F57" w:rsidP="00F53F57">
                        <w:pPr>
                          <w:rPr>
                            <w:sz w:val="13"/>
                            <w:szCs w:val="13"/>
                            <w:lang w:val="en-GB"/>
                          </w:rPr>
                        </w:pPr>
                        <w:r>
                          <w:rPr>
                            <w:sz w:val="13"/>
                            <w:szCs w:val="13"/>
                            <w:lang w:val="en-GB"/>
                          </w:rPr>
                          <w:t xml:space="preserve">Passes thermal readings using Arduino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42" type="#_x0000_t75" alt="A picture containing text, electronics&#10;&#10;Description automatically generated" style="position:absolute;left:18413;top:2505;width:4680;height:43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">
                  <v:imagedata r:id="rId17" o:title="A picture containing text, electronics&#10;&#10;Description automatically generated" croptop="14409f" cropbottom="13466f" cropleft="12793f" cropright="12036f"/>
                </v:shape>
                <v:shape id="Text Box 212" o:spid="_x0000_s1043" type="#_x0000_t202" style="position:absolute;left:9519;top:10146;width:11970;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" fillcolor="#9cc2e5 [1944]" strokeweight=".5pt">
                  <v:textbox>
                    <w:txbxContent>
                      <w:p w14:paraId="351F3F83" w14:textId="77777777" w:rsidR="00F53F57" w:rsidRDefault="00F53F57" w:rsidP="00F53F57">
                        <w:pPr>
                          <w:rPr>
                            <w:lang w:val="en-GB"/>
                          </w:rPr>
                        </w:pPr>
                        <w:r>
                          <w:rPr>
                            <w:lang w:val="en-GB"/>
                          </w:rPr>
                          <w:t>Microcontroller</w:t>
                        </w:r>
                      </w:p>
                      <w:p w14:paraId="0AD45691" w14:textId="1BE52F4D" w:rsidR="00F53F57" w:rsidRPr="00D033BE" w:rsidRDefault="00F53F57" w:rsidP="00F53F57">
                        <w:pPr>
                          <w:rPr>
                            <w:sz w:val="16"/>
                            <w:szCs w:val="16"/>
                            <w:lang w:val="en-GB"/>
                          </w:rPr>
                        </w:pPr>
                        <w:r>
                          <w:rPr>
                            <w:sz w:val="16"/>
                            <w:szCs w:val="16"/>
                            <w:lang w:val="en-GB"/>
                          </w:rPr>
                          <w:t>(ESP8266)</w:t>
                        </w:r>
                      </w:p>
                    </w:txbxContent>
                  </v:textbox>
                </v:shape>
                <v:shape id="Picture 216" o:spid="_x0000_s1044" type="#_x0000_t75" alt="A close-up of a chip&#10;&#10;Description automatically generated with low confidence" style="position:absolute;left:17912;top:12776;width:5416;height:3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">
                  <v:imagedata r:id="rId18" o:title="A close-up of a chip&#10;&#10;Description automatically generated with low confidence" croptop="10722f" cropbottom="8254f"/>
                </v:shape>
                <v:shapetype id="_x0000_t32" coordsize="21600,21600" o:spt="32" o:oned="t" path="m,l21600,21600e" filled="f">
                  <v:path arrowok="t" fillok="f" o:connecttype="none"/>
                  <o:lock v:ext="edit" shapetype="t"/>
                </v:shapetype>
                <v:shape id="Straight Arrow Connector 213" o:spid="_x0000_s1045" type="#_x0000_t32" style="position:absolute;left:15540;top:4258;width:0;height:60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" strokecolor="#4472c4 [3204]" strokeweight=".5pt">
                  <v:stroke endarrow="block" joinstyle="miter"/>
                </v:shape>
                <v:shape id="Straight Arrow Connector 214" o:spid="_x0000_s1046" type="#_x0000_t32" style="position:absolute;left:15540;top:14404;width:0;height:46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" strokecolor="#4472c4 [3204]" strokeweight=".5pt">
                  <v:stroke endarrow="block" joinstyle="miter"/>
                </v:shape>
                <v:shape id="Text Box 217" o:spid="_x0000_s1047" type="#_x0000_t202" style="position:absolute;left:6388;top:15156;width:9857;height:3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" filled="f" stroked="f" strokeweight=".5pt">
                  <v:textbox>
                    <w:txbxContent>
                      <w:p w14:paraId="6B1962D1" w14:textId="56E4A617" w:rsidR="00F53F57" w:rsidRPr="00D033BE" w:rsidRDefault="00F53F57" w:rsidP="00F53F57">
                        <w:pPr>
                          <w:rPr>
                            <w:sz w:val="13"/>
                            <w:szCs w:val="13"/>
                            <w:lang w:val="en-GB"/>
                          </w:rPr>
                        </w:pPr>
                        <w:r>
                          <w:rPr>
                            <w:sz w:val="13"/>
                            <w:szCs w:val="13"/>
                            <w:lang w:val="en-GB"/>
                          </w:rPr>
                          <w:t>Internet connection + Arduino Blynk library</w:t>
                        </w:r>
                      </w:p>
                    </w:txbxContent>
                  </v:textbox>
                </v:shape>
                <v:shape id="Text Box 219" o:spid="_x0000_s1048" type="#_x0000_t202" style="position:absolute;left:9519;top:19039;width:11970;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" fillcolor="#9cc2e5 [1944]" strokeweight=".5pt">
                  <v:textbox>
                    <w:txbxContent>
                      <w:p w14:paraId="1C1E18D8" w14:textId="3101AB82" w:rsidR="00F53F57" w:rsidRPr="00D033BE" w:rsidRDefault="00F53F57" w:rsidP="00F53F57">
                        <w:pPr>
                          <w:rPr>
                            <w:sz w:val="16"/>
                            <w:szCs w:val="16"/>
                            <w:lang w:val="en-GB"/>
                          </w:rPr>
                        </w:pPr>
                        <w:r>
                          <w:rPr>
                            <w:lang w:val="en-GB"/>
                          </w:rPr>
                          <w:t>Blynk Server</w:t>
                        </w:r>
                      </w:p>
                    </w:txbxContent>
                  </v:textbox>
                </v:shape>
                <v:shape id="Straight Arrow Connector 221" o:spid="_x0000_s1049" type="#_x0000_t32" style="position:absolute;left:15540;top:23298;width:0;height:46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" strokecolor="#4472c4 [3204]" strokeweight=".5pt">
                  <v:stroke endarrow="block" joinstyle="miter"/>
                </v:shape>
                <v:shape id="Text Box 222" o:spid="_x0000_s1050" type="#_x0000_t202" style="position:absolute;top:27933;width:32118;height:27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" fillcolor="#9cc2e5 [1944]" strokeweight=".5pt">
                  <v:textbox>
                    <w:txbxContent>
                      <w:p w14:paraId="374BF2A9" w14:textId="02A205A0" w:rsidR="00F5469B" w:rsidRPr="00D033BE" w:rsidRDefault="00F5469B" w:rsidP="00F5469B">
                        <w:pPr>
                          <w:rPr>
                            <w:lang w:val="en-GB"/>
                          </w:rPr>
                        </w:pPr>
                        <w:r>
                          <w:rPr>
                            <w:lang w:val="en-GB"/>
                          </w:rPr>
                          <w:t>User accesses readings on Blynk App connected to internet</w:t>
                        </w:r>
                      </w:p>
                    </w:txbxContent>
                  </v:textbox>
                </v:shape>
                <v:shape id="Text Box 223" o:spid="_x0000_s1051" type="#_x0000_t202" style="position:absolute;left:8517;top:24300;width:9857;height:3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Fga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MpQWBrKAAAA&#13;&#10;4QAAAA8AAAAAAAAAAAAAAAAABwIAAGRycy9kb3ducmV2LnhtbFBLBQYAAAAAAwADALcAAAD+AgAA&#13;&#10;AAA=&#13;&#10;" filled="f" stroked="f" strokeweight=".5pt">
                  <v:textbox>
                    <w:txbxContent>
                      <w:p w14:paraId="558115C9" w14:textId="3DC41F57" w:rsidR="00F5469B" w:rsidRPr="00D033BE" w:rsidRDefault="00F5469B" w:rsidP="00F5469B">
                        <w:pPr>
                          <w:rPr>
                            <w:sz w:val="13"/>
                            <w:szCs w:val="13"/>
                            <w:lang w:val="en-GB"/>
                          </w:rPr>
                        </w:pPr>
                        <w:r>
                          <w:rPr>
                            <w:sz w:val="13"/>
                            <w:szCs w:val="13"/>
                            <w:lang w:val="en-GB"/>
                          </w:rPr>
                          <w:t>Blynk app</w:t>
                        </w:r>
                      </w:p>
                    </w:txbxContent>
                  </v:textbox>
                </v:shape>
                <v:shape id="Picture 224" o:spid="_x0000_s1052" type="#_x0000_t75" alt="Icon&#10;&#10;Description automatically generated" style="position:absolute;left:19665;top:20793;width:3925;height:3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">
                  <v:imagedata r:id="rId19" o:title="Icon&#10;&#10;Description automatically generated"/>
                </v:shape>
              </v:group>
            </w:pict>
          </mc:Fallback>
        </mc:AlternateContent>
      </w:r>
    </w:p>
    <w:p w14:paraId="71BB28D3" w14:textId="3C539DF3" w:rsidR="00F53F57" w:rsidRDefault="00F53F57">
      <w:pPr>
        <w:jc w:val="both"/>
        <w:rPr>
          <w:ins w:id="99" w:author="Mousa Mohammed Abdulla Abdelhameid Alwaraki" w:date="2021-07-08T00:04:00Z"/>
          <w:lang w:val="en-GB"/>
        </w:rPr>
      </w:pPr>
    </w:p>
    <w:p w14:paraId="69EFB5B3" w14:textId="50B0ADCC" w:rsidR="00F53F57" w:rsidRDefault="00F53F57">
      <w:pPr>
        <w:jc w:val="both"/>
        <w:rPr>
          <w:ins w:id="100" w:author="Mousa Mohammed Abdulla Abdelhameid Alwaraki" w:date="2021-07-08T00:04:00Z"/>
          <w:lang w:val="en-GB"/>
        </w:rPr>
      </w:pPr>
    </w:p>
    <w:p w14:paraId="11AFD8E1" w14:textId="0588F583" w:rsidR="00F53F57" w:rsidRDefault="00F53F57">
      <w:pPr>
        <w:jc w:val="both"/>
        <w:rPr>
          <w:ins w:id="101" w:author="Mousa Mohammed Abdulla Abdelhameid Alwaraki" w:date="2021-07-08T00:04:00Z"/>
          <w:lang w:val="en-GB"/>
        </w:rPr>
      </w:pPr>
    </w:p>
    <w:p w14:paraId="3B00B64D" w14:textId="104B7C15" w:rsidR="00F53F57" w:rsidRDefault="00F53F57">
      <w:pPr>
        <w:jc w:val="both"/>
        <w:rPr>
          <w:lang w:val="en-GB"/>
        </w:rPr>
      </w:pPr>
    </w:p>
    <w:p w14:paraId="3592BB24" w14:textId="19239CB5" w:rsidR="00F53F57" w:rsidRDefault="00F53F57">
      <w:pPr>
        <w:jc w:val="both"/>
        <w:rPr>
          <w:lang w:val="en-GB"/>
        </w:rPr>
      </w:pPr>
    </w:p>
    <w:p w14:paraId="0DCA133F" w14:textId="7B61DD5C" w:rsidR="00F53F57" w:rsidRDefault="00F53F57">
      <w:pPr>
        <w:jc w:val="both"/>
        <w:rPr>
          <w:lang w:val="en-GB"/>
        </w:rPr>
      </w:pPr>
    </w:p>
    <w:p w14:paraId="6DC30E38" w14:textId="605733DC" w:rsidR="00F53F57" w:rsidRDefault="00F53F57">
      <w:pPr>
        <w:jc w:val="both"/>
        <w:rPr>
          <w:lang w:val="en-GB"/>
        </w:rPr>
      </w:pPr>
    </w:p>
    <w:p w14:paraId="3F524928" w14:textId="045FE2C1" w:rsidR="00F53F57" w:rsidRDefault="00F53F57">
      <w:pPr>
        <w:jc w:val="both"/>
        <w:rPr>
          <w:lang w:val="en-GB"/>
        </w:rPr>
      </w:pPr>
    </w:p>
    <w:p w14:paraId="2BD45390" w14:textId="3F1EBA1D" w:rsidR="00F53F57" w:rsidRDefault="00F53F57">
      <w:pPr>
        <w:jc w:val="both"/>
        <w:rPr>
          <w:lang w:val="en-GB"/>
        </w:rPr>
      </w:pPr>
    </w:p>
    <w:p w14:paraId="2AC80C22" w14:textId="14ED128D" w:rsidR="00F53F57" w:rsidRDefault="00F53F57">
      <w:pPr>
        <w:jc w:val="both"/>
        <w:rPr>
          <w:lang w:val="en-GB"/>
        </w:rPr>
      </w:pPr>
    </w:p>
    <w:p w14:paraId="56CE7B55" w14:textId="1B57AA5D" w:rsidR="00F53F57" w:rsidRDefault="00F53F57">
      <w:pPr>
        <w:jc w:val="both"/>
        <w:rPr>
          <w:lang w:val="en-GB"/>
        </w:rPr>
      </w:pPr>
    </w:p>
    <w:p w14:paraId="20D0110C" w14:textId="14F4D60F" w:rsidR="00F53F57" w:rsidRDefault="00F53F57">
      <w:pPr>
        <w:jc w:val="both"/>
        <w:rPr>
          <w:lang w:val="en-GB"/>
        </w:rPr>
      </w:pPr>
    </w:p>
    <w:p w14:paraId="2934B160" w14:textId="57B0832E" w:rsidR="00F53F57" w:rsidRDefault="00F53F57">
      <w:pPr>
        <w:jc w:val="both"/>
        <w:rPr>
          <w:lang w:val="en-GB"/>
        </w:rPr>
      </w:pPr>
    </w:p>
    <w:p w14:paraId="4D8B53F7" w14:textId="1D090ADB" w:rsidR="00F53F57" w:rsidRDefault="00F53F57">
      <w:pPr>
        <w:jc w:val="both"/>
        <w:rPr>
          <w:lang w:val="en-GB"/>
        </w:rPr>
      </w:pPr>
    </w:p>
    <w:p w14:paraId="0E7429D1" w14:textId="3B014A36" w:rsidR="00F53F57" w:rsidRDefault="00F53F57">
      <w:pPr>
        <w:jc w:val="both"/>
        <w:rPr>
          <w:lang w:val="en-GB"/>
        </w:rPr>
      </w:pPr>
    </w:p>
    <w:p w14:paraId="38989D54" w14:textId="5547125E" w:rsidR="00F53F57" w:rsidRDefault="00F53F57">
      <w:pPr>
        <w:jc w:val="both"/>
        <w:rPr>
          <w:lang w:val="en-GB"/>
        </w:rPr>
      </w:pPr>
    </w:p>
    <w:p w14:paraId="7686C2D1" w14:textId="3C50E602" w:rsidR="00F53F57" w:rsidRDefault="00F53F57">
      <w:pPr>
        <w:jc w:val="both"/>
        <w:rPr>
          <w:lang w:val="en-GB"/>
        </w:rPr>
      </w:pPr>
    </w:p>
    <w:p w14:paraId="5862EB1D" w14:textId="2A05B554" w:rsidR="00F53F57" w:rsidRDefault="00F53F57">
      <w:pPr>
        <w:jc w:val="both"/>
        <w:rPr>
          <w:lang w:val="en-GB"/>
        </w:rPr>
      </w:pPr>
    </w:p>
    <w:p w14:paraId="4384D84B" w14:textId="788E821A" w:rsidR="00F53F57" w:rsidRDefault="00F53F57">
      <w:pPr>
        <w:jc w:val="both"/>
        <w:rPr>
          <w:lang w:val="en-GB"/>
        </w:rPr>
      </w:pPr>
    </w:p>
    <w:p w14:paraId="073022CA" w14:textId="3FD60EA2" w:rsidR="00F53F57" w:rsidRDefault="00F53F57">
      <w:pPr>
        <w:jc w:val="both"/>
        <w:rPr>
          <w:lang w:val="en-GB"/>
        </w:rPr>
      </w:pPr>
    </w:p>
    <w:p w14:paraId="6456AC6C" w14:textId="7DD42464" w:rsidR="00F53F57" w:rsidRDefault="00F53F57">
      <w:pPr>
        <w:jc w:val="both"/>
        <w:rPr>
          <w:lang w:val="en-GB"/>
        </w:rPr>
      </w:pPr>
    </w:p>
    <w:p w14:paraId="608192F7" w14:textId="6FB28E49" w:rsidR="00F53F57" w:rsidRDefault="00F53F57">
      <w:pPr>
        <w:jc w:val="both"/>
        <w:rPr>
          <w:lang w:val="en-GB"/>
        </w:rPr>
      </w:pPr>
    </w:p>
    <w:p w14:paraId="1A08D89E" w14:textId="7A4CDA47" w:rsidR="007D444B" w:rsidRDefault="007D444B" w:rsidP="0011523B">
      <w:pPr>
        <w:jc w:val="both"/>
      </w:pPr>
    </w:p>
    <w:p w14:paraId="2E214023" w14:textId="1A9F0827" w:rsidR="00B97797" w:rsidRDefault="008A41E8" w:rsidP="004E2404">
      <w:pPr>
        <w:pStyle w:val="Heading3"/>
      </w:pPr>
      <w:r>
        <w:t>NodeRED</w:t>
      </w:r>
    </w:p>
    <w:p w14:paraId="250255EE" w14:textId="13907116" w:rsidR="0011523B" w:rsidRDefault="0079560E">
      <w:pPr>
        <w:jc w:val="both"/>
        <w:rPr>
          <w:lang w:val="en-GB"/>
        </w:rPr>
      </w:pPr>
      <w:r w:rsidRPr="0018367B">
        <w:rPr>
          <w:rFonts w:cstheme="minorHAnsi"/>
          <w:color w:val="000000"/>
          <w:lang w:val="en-GB"/>
        </w:rPr>
        <w:t>Node</w:t>
      </w:r>
      <w:r w:rsidR="00E72EBF">
        <w:rPr>
          <w:rFonts w:cstheme="minorHAnsi"/>
          <w:color w:val="000000"/>
          <w:lang w:val="en-GB"/>
        </w:rPr>
        <w:t>-</w:t>
      </w:r>
      <w:r w:rsidRPr="0018367B">
        <w:rPr>
          <w:rFonts w:cstheme="minorHAnsi"/>
          <w:color w:val="000000"/>
          <w:lang w:val="en-GB"/>
        </w:rPr>
        <w:t xml:space="preserve">RED is an open-source browser-based editor that can be used to </w:t>
      </w:r>
      <w:r w:rsidR="00DC7DB3">
        <w:rPr>
          <w:rFonts w:cstheme="minorHAnsi"/>
          <w:color w:val="000000"/>
          <w:lang w:val="en-GB"/>
        </w:rPr>
        <w:t>write applications with little-to-</w:t>
      </w:r>
      <w:r w:rsidR="00DC7DB3" w:rsidRPr="00D033BE">
        <w:rPr>
          <w:rFonts w:cstheme="minorHAnsi"/>
          <w:color w:val="000000"/>
          <w:lang w:val="en-GB"/>
        </w:rPr>
        <w:t>no programming easily</w:t>
      </w:r>
      <w:r w:rsidRPr="0018367B">
        <w:rPr>
          <w:rFonts w:cstheme="minorHAnsi"/>
          <w:color w:val="000000"/>
          <w:lang w:val="en-GB"/>
        </w:rPr>
        <w:t>. It uses visual flows with nodes to create sequential steps to run a program. It is then deployed to the host device; in this project</w:t>
      </w:r>
      <w:r w:rsidR="00DC7DB3">
        <w:rPr>
          <w:rFonts w:cstheme="minorHAnsi"/>
          <w:color w:val="000000"/>
          <w:lang w:val="en-GB"/>
        </w:rPr>
        <w:t>,</w:t>
      </w:r>
      <w:r w:rsidRPr="0018367B">
        <w:rPr>
          <w:rFonts w:cstheme="minorHAnsi"/>
          <w:color w:val="000000"/>
          <w:lang w:val="en-GB"/>
        </w:rPr>
        <w:t xml:space="preserve"> a Raspberry Pi is used.</w:t>
      </w:r>
      <w:r w:rsidR="007D444B">
        <w:rPr>
          <w:rFonts w:cstheme="minorHAnsi"/>
          <w:color w:val="000000"/>
          <w:lang w:val="en-GB"/>
        </w:rPr>
        <w:t xml:space="preserve"> </w:t>
      </w:r>
      <w:r w:rsidR="0094212F" w:rsidRPr="0094212F">
        <w:rPr>
          <w:lang w:val="en-GB"/>
        </w:rPr>
        <w:t xml:space="preserve">Node-RED has many advantages beyond code-less programming. Primarily, the libraries available, whether </w:t>
      </w:r>
      <w:r w:rsidR="00DC7DB3" w:rsidRPr="0094212F">
        <w:rPr>
          <w:lang w:val="en-GB"/>
        </w:rPr>
        <w:t>they</w:t>
      </w:r>
      <w:r w:rsidR="00DC7DB3">
        <w:rPr>
          <w:lang w:val="en-GB"/>
        </w:rPr>
        <w:t xml:space="preserve"> a</w:t>
      </w:r>
      <w:r w:rsidR="00DC7DB3" w:rsidRPr="0094212F">
        <w:rPr>
          <w:lang w:val="en-GB"/>
        </w:rPr>
        <w:t xml:space="preserve">re </w:t>
      </w:r>
      <w:r w:rsidR="0094212F" w:rsidRPr="0094212F">
        <w:rPr>
          <w:lang w:val="en-GB"/>
        </w:rPr>
        <w:t xml:space="preserve">native libraries or </w:t>
      </w:r>
      <w:r w:rsidR="00DC7DB3">
        <w:rPr>
          <w:lang w:val="en-GB"/>
        </w:rPr>
        <w:t>thi</w:t>
      </w:r>
      <w:r w:rsidR="00DC7DB3" w:rsidRPr="0094212F">
        <w:rPr>
          <w:vertAlign w:val="superscript"/>
          <w:lang w:val="en-GB"/>
        </w:rPr>
        <w:t>rd</w:t>
      </w:r>
      <w:r w:rsidR="00DC7DB3">
        <w:rPr>
          <w:lang w:val="en-GB"/>
        </w:rPr>
        <w:t>-</w:t>
      </w:r>
      <w:r w:rsidR="0094212F" w:rsidRPr="0094212F">
        <w:rPr>
          <w:lang w:val="en-GB"/>
        </w:rPr>
        <w:t xml:space="preserve">party libraries. The most notable library which is used consistently throughout </w:t>
      </w:r>
      <w:r w:rsidR="00DC7DB3">
        <w:rPr>
          <w:lang w:val="en-GB"/>
        </w:rPr>
        <w:t xml:space="preserve">the </w:t>
      </w:r>
      <w:r w:rsidR="0094212F" w:rsidRPr="0094212F">
        <w:rPr>
          <w:lang w:val="en-GB"/>
        </w:rPr>
        <w:t xml:space="preserve">majority of IoT systems is the Node-RED Dashboard. The Node-RED Dashboard allows the user to create dashboards of live data provided to the host device and actuators that can be controlled. </w:t>
      </w:r>
    </w:p>
    <w:p w14:paraId="5F792894" w14:textId="77777777" w:rsidR="0011523B" w:rsidRDefault="0011523B">
      <w:pPr>
        <w:jc w:val="both"/>
        <w:rPr>
          <w:lang w:val="en-GB"/>
        </w:rPr>
      </w:pPr>
    </w:p>
    <w:p w14:paraId="0A62E1FD" w14:textId="646EC517" w:rsidR="00E007AE" w:rsidRDefault="004A4D0C">
      <w:pPr>
        <w:jc w:val="both"/>
        <w:rPr>
          <w:lang w:val="en-GB"/>
        </w:rPr>
      </w:pPr>
      <w:r>
        <w:rPr>
          <w:lang w:val="en-GB"/>
        </w:rPr>
        <w:t xml:space="preserve">For Node-RED to work in </w:t>
      </w:r>
      <w:r w:rsidR="00DC7DB3">
        <w:rPr>
          <w:lang w:val="en-GB"/>
        </w:rPr>
        <w:t xml:space="preserve">an </w:t>
      </w:r>
      <w:r>
        <w:rPr>
          <w:lang w:val="en-GB"/>
        </w:rPr>
        <w:t xml:space="preserve">anticipated way, the host device is required to also act as an MQTT broker. MQTT </w:t>
      </w:r>
      <w:ins w:id="102" w:author="Mousa Mohammed Abdulla Abdelhameid Alwaraki" w:date="2021-07-31T17:22:00Z">
        <w:r w:rsidR="00112FD5">
          <w:rPr>
            <w:lang w:val="en-GB"/>
          </w:rPr>
          <w:t>(</w:t>
        </w:r>
      </w:ins>
      <w:r>
        <w:rPr>
          <w:lang w:val="en-GB"/>
        </w:rPr>
        <w:t>Message Queuing Telemetry Transport</w:t>
      </w:r>
      <w:ins w:id="103" w:author="Mousa Mohammed Abdulla Abdelhameid Alwaraki" w:date="2021-07-31T17:22:00Z">
        <w:r w:rsidR="00112FD5">
          <w:rPr>
            <w:lang w:val="en-GB"/>
          </w:rPr>
          <w:t>)</w:t>
        </w:r>
      </w:ins>
      <w:r>
        <w:rPr>
          <w:lang w:val="en-GB"/>
        </w:rPr>
        <w:t xml:space="preserve"> is a publish-subscribe messaging transport service. It is lightweight and </w:t>
      </w:r>
      <w:r w:rsidR="00DC7DB3">
        <w:rPr>
          <w:lang w:val="en-GB"/>
        </w:rPr>
        <w:t xml:space="preserve">does not </w:t>
      </w:r>
      <w:r>
        <w:rPr>
          <w:lang w:val="en-GB"/>
        </w:rPr>
        <w:t xml:space="preserve">require </w:t>
      </w:r>
      <w:r w:rsidR="00DC7DB3">
        <w:rPr>
          <w:lang w:val="en-GB"/>
        </w:rPr>
        <w:t xml:space="preserve">extensive </w:t>
      </w:r>
      <w:r>
        <w:rPr>
          <w:lang w:val="en-GB"/>
        </w:rPr>
        <w:t xml:space="preserve">resources or network bandwidth, </w:t>
      </w:r>
      <w:r w:rsidR="00DC7DB3">
        <w:rPr>
          <w:lang w:val="en-GB"/>
        </w:rPr>
        <w:t>making</w:t>
      </w:r>
      <w:r>
        <w:rPr>
          <w:lang w:val="en-GB"/>
        </w:rPr>
        <w:t xml:space="preserve"> it ideal for micro-controllers and IoT systems. In this case</w:t>
      </w:r>
      <w:r w:rsidR="00DC7DB3">
        <w:rPr>
          <w:lang w:val="en-GB"/>
        </w:rPr>
        <w:t>,</w:t>
      </w:r>
      <w:r>
        <w:rPr>
          <w:lang w:val="en-GB"/>
        </w:rPr>
        <w:t xml:space="preserve"> the broker, Raspberry Pi, acts as a middleman between the publishers and the subscribers. Multiple devices can be connected as a publisher, subscriber</w:t>
      </w:r>
      <w:r w:rsidR="00DC7DB3">
        <w:rPr>
          <w:lang w:val="en-GB"/>
        </w:rPr>
        <w:t>,</w:t>
      </w:r>
      <w:r>
        <w:rPr>
          <w:lang w:val="en-GB"/>
        </w:rPr>
        <w:t xml:space="preserve"> or both.</w:t>
      </w:r>
    </w:p>
    <w:p w14:paraId="51CE2954" w14:textId="6ED94FBD" w:rsidR="00426F37" w:rsidRDefault="00426F37" w:rsidP="00E007AE">
      <w:pPr>
        <w:jc w:val="both"/>
        <w:rPr>
          <w:lang w:val="en-GB"/>
        </w:rPr>
      </w:pPr>
    </w:p>
    <w:p w14:paraId="6BE6D6F3" w14:textId="088BF5C6" w:rsidR="00E84DC0" w:rsidRDefault="00E84DC0">
      <w:pPr>
        <w:jc w:val="both"/>
        <w:rPr>
          <w:ins w:id="104" w:author="Mousa Mohammed Abdulla Abdelhameid Alwaraki" w:date="2021-07-08T00:29:00Z"/>
          <w:lang w:val="en-GB"/>
        </w:rPr>
      </w:pPr>
      <w:r w:rsidRPr="00E84DC0">
        <w:rPr>
          <w:lang w:val="en-GB"/>
        </w:rPr>
        <w:t>In th</w:t>
      </w:r>
      <w:ins w:id="105" w:author="Mousa Mohammed Abdulla Abdelhameid Alwaraki" w:date="2021-07-08T01:41:00Z">
        <w:r w:rsidR="005C4CC1">
          <w:rPr>
            <w:lang w:val="en-GB"/>
          </w:rPr>
          <w:t>e</w:t>
        </w:r>
      </w:ins>
      <w:r w:rsidRPr="00E84DC0">
        <w:rPr>
          <w:lang w:val="en-GB"/>
        </w:rPr>
        <w:t xml:space="preserve"> case</w:t>
      </w:r>
      <w:ins w:id="106" w:author="Mousa Mohammed Abdulla Abdelhameid Alwaraki" w:date="2021-07-08T01:42:00Z">
        <w:r w:rsidR="005C4CC1">
          <w:rPr>
            <w:lang w:val="en-GB"/>
          </w:rPr>
          <w:t xml:space="preserve"> of the prototype</w:t>
        </w:r>
      </w:ins>
      <w:r w:rsidRPr="00E84DC0">
        <w:rPr>
          <w:lang w:val="en-GB"/>
        </w:rPr>
        <w:t xml:space="preserve">, the ESP is connected as a publisher </w:t>
      </w:r>
      <w:r w:rsidR="00426F37">
        <w:rPr>
          <w:lang w:val="en-GB"/>
        </w:rPr>
        <w:t xml:space="preserve">for </w:t>
      </w:r>
      <w:ins w:id="107" w:author="Mousa Mohammed Abdulla Abdelhameid Alwaraki" w:date="2021-07-06T00:20:00Z">
        <w:r w:rsidR="00934CDA">
          <w:rPr>
            <w:lang w:val="en-GB"/>
          </w:rPr>
          <w:t>the readings provided from the ESSP8266</w:t>
        </w:r>
      </w:ins>
      <w:ins w:id="108" w:author="Mousa Mohammed Abdulla Abdelhameid Alwaraki" w:date="2021-07-06T00:21:00Z">
        <w:r w:rsidR="00934CDA">
          <w:rPr>
            <w:lang w:val="en-GB"/>
          </w:rPr>
          <w:t xml:space="preserve"> by the AMG8833</w:t>
        </w:r>
      </w:ins>
      <w:r w:rsidRPr="00E84DC0">
        <w:rPr>
          <w:lang w:val="en-GB"/>
        </w:rPr>
        <w:t xml:space="preserve">. On the other side, Node-RED acts as a subscriber for the </w:t>
      </w:r>
      <w:ins w:id="109" w:author="Mousa Mohammed Abdulla Abdelhameid Alwaraki" w:date="2021-07-06T00:21:00Z">
        <w:r w:rsidR="00934CDA">
          <w:rPr>
            <w:lang w:val="en-GB"/>
          </w:rPr>
          <w:t>AMG8833</w:t>
        </w:r>
        <w:r w:rsidR="00934CDA" w:rsidRPr="00E84DC0">
          <w:rPr>
            <w:lang w:val="en-GB"/>
          </w:rPr>
          <w:t xml:space="preserve"> </w:t>
        </w:r>
      </w:ins>
      <w:r w:rsidRPr="00E84DC0">
        <w:rPr>
          <w:lang w:val="en-GB"/>
        </w:rPr>
        <w:t xml:space="preserve">sensor readings. </w:t>
      </w:r>
      <w:r w:rsidR="00426F37">
        <w:rPr>
          <w:lang w:val="en-GB"/>
        </w:rPr>
        <w:t xml:space="preserve">While </w:t>
      </w:r>
      <w:r w:rsidR="002A51EC" w:rsidRPr="00E84DC0">
        <w:rPr>
          <w:lang w:val="en-GB"/>
        </w:rPr>
        <w:t>MQTT acts on a local web</w:t>
      </w:r>
      <w:r w:rsidR="00DC7DB3">
        <w:rPr>
          <w:lang w:val="en-GB"/>
        </w:rPr>
        <w:t xml:space="preserve"> page,</w:t>
      </w:r>
      <w:r w:rsidR="002A51EC" w:rsidRPr="00E84DC0">
        <w:rPr>
          <w:lang w:val="en-GB"/>
        </w:rPr>
        <w:t xml:space="preserve"> the sensor readings and LED </w:t>
      </w:r>
      <w:r w:rsidR="00DC7DB3" w:rsidRPr="00E84DC0">
        <w:rPr>
          <w:lang w:val="en-GB"/>
        </w:rPr>
        <w:t>can</w:t>
      </w:r>
      <w:r w:rsidR="00DC7DB3">
        <w:rPr>
          <w:lang w:val="en-GB"/>
        </w:rPr>
        <w:t>no</w:t>
      </w:r>
      <w:r w:rsidR="00DC7DB3" w:rsidRPr="00E84DC0">
        <w:rPr>
          <w:lang w:val="en-GB"/>
        </w:rPr>
        <w:t xml:space="preserve">t </w:t>
      </w:r>
      <w:r w:rsidR="002A51EC" w:rsidRPr="00E84DC0">
        <w:rPr>
          <w:lang w:val="en-GB"/>
        </w:rPr>
        <w:t>be read or manipulated on different networks.</w:t>
      </w:r>
      <w:r w:rsidR="002A51EC">
        <w:rPr>
          <w:lang w:val="en-GB"/>
        </w:rPr>
        <w:t xml:space="preserve"> Methods of connecting MQTT to the internet </w:t>
      </w:r>
      <w:r w:rsidR="00DC7DB3">
        <w:rPr>
          <w:lang w:val="en-GB"/>
        </w:rPr>
        <w:t xml:space="preserve">are </w:t>
      </w:r>
      <w:r w:rsidR="002A51EC">
        <w:rPr>
          <w:lang w:val="en-GB"/>
        </w:rPr>
        <w:t xml:space="preserve">possible by using </w:t>
      </w:r>
      <w:r w:rsidR="00DC7DB3">
        <w:rPr>
          <w:lang w:val="en-GB"/>
        </w:rPr>
        <w:t xml:space="preserve">two </w:t>
      </w:r>
      <w:r w:rsidR="002A51EC">
        <w:rPr>
          <w:lang w:val="en-GB"/>
        </w:rPr>
        <w:t>brokers with a bridge</w:t>
      </w:r>
      <w:r w:rsidR="00DC7DB3">
        <w:rPr>
          <w:lang w:val="en-GB"/>
        </w:rPr>
        <w:t>. H</w:t>
      </w:r>
      <w:r w:rsidR="002A51EC">
        <w:rPr>
          <w:lang w:val="en-GB"/>
        </w:rPr>
        <w:t>owever</w:t>
      </w:r>
      <w:r w:rsidR="00DC7DB3">
        <w:rPr>
          <w:lang w:val="en-GB"/>
        </w:rPr>
        <w:t>,</w:t>
      </w:r>
      <w:r w:rsidR="002A51EC">
        <w:rPr>
          <w:lang w:val="en-GB"/>
        </w:rPr>
        <w:t xml:space="preserve"> that is beyond the scope of the prototype.</w:t>
      </w:r>
    </w:p>
    <w:p w14:paraId="7CCF6171" w14:textId="3ADA2223" w:rsidR="00307E18" w:rsidRDefault="00307E18">
      <w:pPr>
        <w:jc w:val="both"/>
        <w:rPr>
          <w:ins w:id="110" w:author="Mousa Mohammed Abdulla Abdelhameid Alwaraki" w:date="2021-07-08T00:29:00Z"/>
          <w:lang w:val="en-GB"/>
        </w:rPr>
      </w:pPr>
    </w:p>
    <w:p w14:paraId="5D5C7CBE" w14:textId="34298DB1" w:rsidR="00307E18" w:rsidRPr="00E84DC0" w:rsidRDefault="00112FD5">
      <w:pPr>
        <w:jc w:val="both"/>
        <w:rPr>
          <w:lang w:val="en-GB"/>
        </w:rPr>
      </w:pPr>
      <w:r>
        <w:rPr>
          <w:noProof/>
        </w:rPr>
        <w:drawing>
          <wp:anchor distT="0" distB="0" distL="114300" distR="114300" simplePos="0" relativeHeight="251652096" behindDoc="0" locked="0" layoutInCell="1" allowOverlap="1" wp14:anchorId="6B477266" wp14:editId="28C7FF66">
            <wp:simplePos x="0" y="0"/>
            <wp:positionH relativeFrom="column">
              <wp:posOffset>115069</wp:posOffset>
            </wp:positionH>
            <wp:positionV relativeFrom="paragraph">
              <wp:posOffset>-12199</wp:posOffset>
            </wp:positionV>
            <wp:extent cx="3031958" cy="2354568"/>
            <wp:effectExtent l="0" t="0" r="3810" b="0"/>
            <wp:wrapNone/>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b="2111"/>
                    <a:stretch/>
                  </pic:blipFill>
                  <pic:spPr bwMode="auto">
                    <a:xfrm>
                      <a:off x="0" y="0"/>
                      <a:ext cx="3031958" cy="2354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d="111" w:author="Mousa Mohammed Abdulla Abdelhameid Alwaraki" w:date="2021-07-31T17:30:00Z">
        <w:r w:rsidDel="00112FD5">
          <w:rPr>
            <w:noProof/>
          </w:rPr>
          <mc:AlternateContent>
            <mc:Choice Requires="wps">
              <w:drawing>
                <wp:anchor distT="0" distB="0" distL="114300" distR="114300" simplePos="0" relativeHeight="251653120" behindDoc="0" locked="0" layoutInCell="1" allowOverlap="1" wp14:anchorId="2AD560A6" wp14:editId="392D9758">
                  <wp:simplePos x="0" y="0"/>
                  <wp:positionH relativeFrom="column">
                    <wp:posOffset>11163</wp:posOffset>
                  </wp:positionH>
                  <wp:positionV relativeFrom="paragraph">
                    <wp:posOffset>132347</wp:posOffset>
                  </wp:positionV>
                  <wp:extent cx="3085465" cy="2109470"/>
                  <wp:effectExtent l="0" t="0" r="13335" b="11430"/>
                  <wp:wrapNone/>
                  <wp:docPr id="40" name="Rectangle 40"/>
                  <wp:cNvGraphicFramePr/>
                  <a:graphic xmlns:a="http://schemas.openxmlformats.org/drawingml/2006/main">
                    <a:graphicData uri="http://schemas.microsoft.com/office/word/2010/wordprocessingShape">
                      <wps:wsp>
                        <wps:cNvSpPr/>
                        <wps:spPr>
                          <a:xfrm>
                            <a:off x="0" y="0"/>
                            <a:ext cx="3085465" cy="21094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AA74D" id="Rectangle 40" o:spid="_x0000_s1026" style="position:absolute;margin-left:.9pt;margin-top:10.4pt;width:242.95pt;height:166.1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" filled="f" strokecolor="black [3213]" strokeweight="1pt"/>
              </w:pict>
            </mc:Fallback>
          </mc:AlternateContent>
        </w:r>
      </w:del>
      <w:r w:rsidR="00BE0763">
        <w:rPr>
          <w:noProof/>
        </w:rPr>
        <mc:AlternateContent>
          <mc:Choice Requires="wpg">
            <w:drawing>
              <wp:anchor distT="0" distB="0" distL="114300" distR="114300" simplePos="0" relativeHeight="251660288" behindDoc="0" locked="0" layoutInCell="1" allowOverlap="1" wp14:anchorId="6B8B90B8" wp14:editId="50052B94">
                <wp:simplePos x="0" y="0"/>
                <wp:positionH relativeFrom="column">
                  <wp:posOffset>12700</wp:posOffset>
                </wp:positionH>
                <wp:positionV relativeFrom="paragraph">
                  <wp:posOffset>2550795</wp:posOffset>
                </wp:positionV>
                <wp:extent cx="3267710" cy="3260090"/>
                <wp:effectExtent l="0" t="0" r="8890" b="16510"/>
                <wp:wrapNone/>
                <wp:docPr id="319" name="Group 319"/>
                <wp:cNvGraphicFramePr/>
                <a:graphic xmlns:a="http://schemas.openxmlformats.org/drawingml/2006/main">
                  <a:graphicData uri="http://schemas.microsoft.com/office/word/2010/wordprocessingGroup">
                    <wpg:wgp>
                      <wpg:cNvGrpSpPr/>
                      <wpg:grpSpPr>
                        <a:xfrm>
                          <a:off x="0" y="0"/>
                          <a:ext cx="3267710" cy="3260090"/>
                          <a:chOff x="0" y="0"/>
                          <a:chExt cx="3267987" cy="3260442"/>
                        </a:xfrm>
                      </wpg:grpSpPr>
                      <wps:wsp>
                        <wps:cNvPr id="225" name="Text Box 225"/>
                        <wps:cNvSpPr txBox="1"/>
                        <wps:spPr>
                          <a:xfrm>
                            <a:off x="1014608" y="0"/>
                            <a:ext cx="1196975" cy="417195"/>
                          </a:xfrm>
                          <a:prstGeom prst="rect">
                            <a:avLst/>
                          </a:prstGeom>
                          <a:solidFill>
                            <a:schemeClr val="accent5">
                              <a:lumMod val="60000"/>
                              <a:lumOff val="40000"/>
                            </a:schemeClr>
                          </a:solidFill>
                          <a:ln w="6350">
                            <a:solidFill>
                              <a:prstClr val="black"/>
                            </a:solidFill>
                          </a:ln>
                        </wps:spPr>
                        <wps:txbx>
                          <w:txbxContent>
                            <w:p w14:paraId="5E4191FF" w14:textId="77777777" w:rsidR="00307E18" w:rsidRDefault="00307E18" w:rsidP="00307E18">
                              <w:pPr>
                                <w:rPr>
                                  <w:lang w:val="en-GB"/>
                                </w:rPr>
                              </w:pPr>
                              <w:r>
                                <w:rPr>
                                  <w:lang w:val="en-GB"/>
                                </w:rPr>
                                <w:t>Thermal Camera</w:t>
                              </w:r>
                            </w:p>
                            <w:p w14:paraId="148AD83A" w14:textId="1DDF1129" w:rsidR="00307E18" w:rsidRPr="00D033BE" w:rsidRDefault="00307E18" w:rsidP="00307E18">
                              <w:pPr>
                                <w:rPr>
                                  <w:sz w:val="16"/>
                                  <w:szCs w:val="16"/>
                                  <w:lang w:val="en-GB"/>
                                </w:rPr>
                              </w:pPr>
                              <w:r w:rsidRPr="00D033BE">
                                <w:rPr>
                                  <w:sz w:val="16"/>
                                  <w:szCs w:val="16"/>
                                  <w:lang w:val="en-GB"/>
                                </w:rPr>
                                <w:t>(AMG8833)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826717" y="513567"/>
                            <a:ext cx="885825" cy="417195"/>
                          </a:xfrm>
                          <a:prstGeom prst="rect">
                            <a:avLst/>
                          </a:prstGeom>
                          <a:noFill/>
                          <a:ln w="6350">
                            <a:noFill/>
                          </a:ln>
                        </wps:spPr>
                        <wps:txbx>
                          <w:txbxContent>
                            <w:p w14:paraId="2D95F4D3" w14:textId="089E6A02" w:rsidR="00307E18" w:rsidRPr="00D033BE" w:rsidRDefault="00307E18" w:rsidP="00307E18">
                              <w:pPr>
                                <w:rPr>
                                  <w:sz w:val="13"/>
                                  <w:szCs w:val="13"/>
                                  <w:lang w:val="en-GB"/>
                                </w:rPr>
                              </w:pPr>
                              <w:r>
                                <w:rPr>
                                  <w:sz w:val="13"/>
                                  <w:szCs w:val="13"/>
                                  <w:lang w:val="en-GB"/>
                                </w:rPr>
                                <w:t xml:space="preserve">Passes thermal readings using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1" name="Picture 231" descr="A picture containing text, electronics&#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19520" t="21987" r="18365" b="20547"/>
                          <a:stretch/>
                        </pic:blipFill>
                        <pic:spPr bwMode="auto">
                          <a:xfrm>
                            <a:off x="1916482" y="288099"/>
                            <a:ext cx="467995" cy="433070"/>
                          </a:xfrm>
                          <a:prstGeom prst="rect">
                            <a:avLst/>
                          </a:prstGeom>
                          <a:ln>
                            <a:noFill/>
                          </a:ln>
                          <a:extLst>
                            <a:ext uri="{53640926-AAD7-44D8-BBD7-CCE9431645EC}">
                              <a14:shadowObscured xmlns:a14="http://schemas.microsoft.com/office/drawing/2010/main"/>
                            </a:ext>
                          </a:extLst>
                        </pic:spPr>
                      </pic:pic>
                      <wps:wsp>
                        <wps:cNvPr id="227" name="Text Box 227"/>
                        <wps:cNvSpPr txBox="1"/>
                        <wps:spPr>
                          <a:xfrm>
                            <a:off x="1002082" y="1014608"/>
                            <a:ext cx="1196975" cy="417195"/>
                          </a:xfrm>
                          <a:prstGeom prst="rect">
                            <a:avLst/>
                          </a:prstGeom>
                          <a:solidFill>
                            <a:schemeClr val="accent5">
                              <a:lumMod val="60000"/>
                              <a:lumOff val="40000"/>
                            </a:schemeClr>
                          </a:solidFill>
                          <a:ln w="6350">
                            <a:solidFill>
                              <a:prstClr val="black"/>
                            </a:solidFill>
                          </a:ln>
                        </wps:spPr>
                        <wps:txbx>
                          <w:txbxContent>
                            <w:p w14:paraId="6CDE0EA1" w14:textId="77777777" w:rsidR="00307E18" w:rsidRDefault="00307E18" w:rsidP="00307E18">
                              <w:pPr>
                                <w:rPr>
                                  <w:lang w:val="en-GB"/>
                                </w:rPr>
                              </w:pPr>
                              <w:r>
                                <w:rPr>
                                  <w:lang w:val="en-GB"/>
                                </w:rPr>
                                <w:t>Microcontroller</w:t>
                              </w:r>
                            </w:p>
                            <w:p w14:paraId="1DE4175F" w14:textId="4F359504" w:rsidR="00307E18" w:rsidRPr="00D033BE" w:rsidRDefault="00307E18" w:rsidP="00307E18">
                              <w:pPr>
                                <w:rPr>
                                  <w:sz w:val="16"/>
                                  <w:szCs w:val="16"/>
                                  <w:lang w:val="en-GB"/>
                                </w:rPr>
                              </w:pPr>
                              <w:r>
                                <w:rPr>
                                  <w:sz w:val="16"/>
                                  <w:szCs w:val="16"/>
                                  <w:lang w:val="en-GB"/>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2" name="Picture 232" descr="A close-up of a chip&#10;&#10;Description automatically generated with low confidence"/>
                          <pic:cNvPicPr>
                            <a:picLocks noChangeAspect="1"/>
                          </pic:cNvPicPr>
                        </pic:nvPicPr>
                        <pic:blipFill rotWithShape="1">
                          <a:blip r:embed="rId9" cstate="print">
                            <a:extLst>
                              <a:ext uri="{28A0092B-C50C-407E-A947-70E740481C1C}">
                                <a14:useLocalDpi xmlns:a14="http://schemas.microsoft.com/office/drawing/2010/main" val="0"/>
                              </a:ext>
                            </a:extLst>
                          </a:blip>
                          <a:srcRect t="16361" b="12594"/>
                          <a:stretch/>
                        </pic:blipFill>
                        <pic:spPr bwMode="auto">
                          <a:xfrm>
                            <a:off x="1891430" y="1277655"/>
                            <a:ext cx="541655" cy="384810"/>
                          </a:xfrm>
                          <a:prstGeom prst="rect">
                            <a:avLst/>
                          </a:prstGeom>
                          <a:ln>
                            <a:noFill/>
                          </a:ln>
                          <a:extLst>
                            <a:ext uri="{53640926-AAD7-44D8-BBD7-CCE9431645EC}">
                              <a14:shadowObscured xmlns:a14="http://schemas.microsoft.com/office/drawing/2010/main"/>
                            </a:ext>
                          </a:extLst>
                        </pic:spPr>
                      </pic:pic>
                      <wps:wsp>
                        <wps:cNvPr id="228" name="Straight Arrow Connector 228"/>
                        <wps:cNvCnPr/>
                        <wps:spPr>
                          <a:xfrm>
                            <a:off x="1604201" y="413359"/>
                            <a:ext cx="0" cy="600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1604201" y="1427967"/>
                            <a:ext cx="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Text Box 230"/>
                        <wps:cNvSpPr txBox="1"/>
                        <wps:spPr>
                          <a:xfrm>
                            <a:off x="663879" y="1427967"/>
                            <a:ext cx="1017270" cy="488315"/>
                          </a:xfrm>
                          <a:prstGeom prst="rect">
                            <a:avLst/>
                          </a:prstGeom>
                          <a:noFill/>
                          <a:ln w="6350">
                            <a:noFill/>
                          </a:ln>
                        </wps:spPr>
                        <wps:txbx>
                          <w:txbxContent>
                            <w:p w14:paraId="52616C1B" w14:textId="52487120" w:rsidR="00307E18" w:rsidRPr="00D033BE" w:rsidRDefault="00307E18" w:rsidP="00307E18">
                              <w:pPr>
                                <w:rPr>
                                  <w:sz w:val="13"/>
                                  <w:szCs w:val="13"/>
                                  <w:lang w:val="en-GB"/>
                                </w:rPr>
                              </w:pPr>
                              <w:r>
                                <w:rPr>
                                  <w:sz w:val="13"/>
                                  <w:szCs w:val="13"/>
                                  <w:lang w:val="en-GB"/>
                                </w:rPr>
                                <w:t>MQTT hosted on a</w:t>
                              </w:r>
                              <w:r w:rsidR="000A78C0">
                                <w:rPr>
                                  <w:sz w:val="13"/>
                                  <w:szCs w:val="13"/>
                                  <w:lang w:val="en-GB"/>
                                </w:rPr>
                                <w:t xml:space="preserve"> Raspberry Pi</w:t>
                              </w:r>
                              <w:r>
                                <w:rPr>
                                  <w:sz w:val="13"/>
                                  <w:szCs w:val="13"/>
                                  <w:lang w:val="en-GB"/>
                                </w:rPr>
                                <w:t xml:space="preserve"> </w:t>
                              </w:r>
                              <w:r w:rsidR="000A78C0">
                                <w:rPr>
                                  <w:sz w:val="13"/>
                                  <w:szCs w:val="13"/>
                                  <w:lang w:val="en-GB"/>
                                </w:rPr>
                                <w:t xml:space="preserve">connected to a </w:t>
                              </w:r>
                              <w:r>
                                <w:rPr>
                                  <w:sz w:val="13"/>
                                  <w:szCs w:val="13"/>
                                  <w:lang w:val="en-GB"/>
                                </w:rPr>
                                <w:t>LAN network by 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1002082" y="1991638"/>
                            <a:ext cx="1196975" cy="417195"/>
                          </a:xfrm>
                          <a:prstGeom prst="rect">
                            <a:avLst/>
                          </a:prstGeom>
                          <a:solidFill>
                            <a:schemeClr val="accent5">
                              <a:lumMod val="60000"/>
                              <a:lumOff val="40000"/>
                            </a:schemeClr>
                          </a:solidFill>
                          <a:ln w="6350">
                            <a:solidFill>
                              <a:prstClr val="black"/>
                            </a:solidFill>
                          </a:ln>
                        </wps:spPr>
                        <wps:txbx>
                          <w:txbxContent>
                            <w:p w14:paraId="43385A93" w14:textId="593D2D01" w:rsidR="00307E18" w:rsidRPr="00D033BE" w:rsidRDefault="00307E18" w:rsidP="00307E18">
                              <w:pPr>
                                <w:rPr>
                                  <w:sz w:val="16"/>
                                  <w:szCs w:val="16"/>
                                  <w:lang w:val="en-GB"/>
                                </w:rPr>
                              </w:pPr>
                              <w:r>
                                <w:rPr>
                                  <w:lang w:val="en-GB"/>
                                </w:rPr>
                                <w:t>Node-RED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Picture 234" descr="Logo&#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979112" y="2229633"/>
                            <a:ext cx="397510" cy="397510"/>
                          </a:xfrm>
                          <a:prstGeom prst="rect">
                            <a:avLst/>
                          </a:prstGeom>
                        </pic:spPr>
                      </pic:pic>
                      <wps:wsp>
                        <wps:cNvPr id="235" name="Text Box 235"/>
                        <wps:cNvSpPr txBox="1"/>
                        <wps:spPr>
                          <a:xfrm>
                            <a:off x="0" y="2981194"/>
                            <a:ext cx="3267987" cy="279248"/>
                          </a:xfrm>
                          <a:prstGeom prst="rect">
                            <a:avLst/>
                          </a:prstGeom>
                          <a:solidFill>
                            <a:schemeClr val="accent5">
                              <a:lumMod val="60000"/>
                              <a:lumOff val="40000"/>
                            </a:schemeClr>
                          </a:solidFill>
                          <a:ln w="6350">
                            <a:solidFill>
                              <a:prstClr val="black"/>
                            </a:solidFill>
                          </a:ln>
                        </wps:spPr>
                        <wps:txbx>
                          <w:txbxContent>
                            <w:p w14:paraId="6FAAB8B1" w14:textId="4B9D5DB3" w:rsidR="00307E18" w:rsidRPr="00D033BE" w:rsidRDefault="00307E18" w:rsidP="00307E18">
                              <w:pPr>
                                <w:rPr>
                                  <w:lang w:val="en-GB"/>
                                </w:rPr>
                              </w:pPr>
                              <w:r>
                                <w:rPr>
                                  <w:lang w:val="en-GB"/>
                                </w:rPr>
                                <w:t>User accesses readings on Node-RED Dashboard anywhere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Straight Arrow Connector 236"/>
                        <wps:cNvCnPr/>
                        <wps:spPr>
                          <a:xfrm>
                            <a:off x="1604201" y="2404997"/>
                            <a:ext cx="0" cy="576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Text Box 237"/>
                        <wps:cNvSpPr txBox="1"/>
                        <wps:spPr>
                          <a:xfrm>
                            <a:off x="826717" y="2505205"/>
                            <a:ext cx="817245" cy="306705"/>
                          </a:xfrm>
                          <a:prstGeom prst="rect">
                            <a:avLst/>
                          </a:prstGeom>
                          <a:noFill/>
                          <a:ln w="6350">
                            <a:noFill/>
                          </a:ln>
                        </wps:spPr>
                        <wps:txbx>
                          <w:txbxContent>
                            <w:p w14:paraId="0EEF6645" w14:textId="524EDCE8" w:rsidR="00307E18" w:rsidRPr="00D033BE" w:rsidRDefault="00307E18" w:rsidP="00307E18">
                              <w:pPr>
                                <w:rPr>
                                  <w:sz w:val="13"/>
                                  <w:szCs w:val="13"/>
                                  <w:lang w:val="en-GB"/>
                                </w:rPr>
                              </w:pPr>
                              <w:r>
                                <w:rPr>
                                  <w:sz w:val="13"/>
                                  <w:szCs w:val="13"/>
                                  <w:lang w:val="en-GB"/>
                                </w:rPr>
                                <w:t>MQTT subscribers and publishers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8B90B8" id="Group 319" o:spid="_x0000_s1053" style="position:absolute;left:0;text-align:left;margin-left:1pt;margin-top:200.85pt;width:257.3pt;height:256.7pt;z-index:251660288" coordsize="32679,326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">
                <v:shapetype id="_x0000_t202" coordsize="21600,21600" o:spt="202" path="m,l,21600r21600,l21600,xe">
                  <v:stroke joinstyle="miter"/>
                  <v:path gradientshapeok="t" o:connecttype="rect"/>
                </v:shapetype>
                <v:shape id="Text Box 225" o:spid="_x0000_s1054" type="#_x0000_t202" style="position:absolute;left:10146;width:11969;height:4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" fillcolor="#9cc2e5 [1944]" strokeweight=".5pt">
                  <v:textbox>
                    <w:txbxContent>
                      <w:p w14:paraId="5E4191FF" w14:textId="77777777" w:rsidR="00307E18" w:rsidRDefault="00307E18" w:rsidP="00307E18">
                        <w:pPr>
                          <w:rPr>
                            <w:lang w:val="en-GB"/>
                          </w:rPr>
                        </w:pPr>
                        <w:r>
                          <w:rPr>
                            <w:lang w:val="en-GB"/>
                          </w:rPr>
                          <w:t>Thermal Camera</w:t>
                        </w:r>
                      </w:p>
                      <w:p w14:paraId="148AD83A" w14:textId="1DDF1129" w:rsidR="00307E18" w:rsidRPr="00D033BE" w:rsidRDefault="00307E18" w:rsidP="00307E18">
                        <w:pPr>
                          <w:rPr>
                            <w:sz w:val="16"/>
                            <w:szCs w:val="16"/>
                            <w:lang w:val="en-GB"/>
                          </w:rPr>
                        </w:pPr>
                        <w:r w:rsidRPr="00D033BE">
                          <w:rPr>
                            <w:sz w:val="16"/>
                            <w:szCs w:val="16"/>
                            <w:lang w:val="en-GB"/>
                          </w:rPr>
                          <w:t>(AMG8833)</w:t>
                        </w:r>
                      </w:p>
                    </w:txbxContent>
                  </v:textbox>
                </v:shape>
                <v:shape id="Text Box 226" o:spid="_x0000_s1055" type="#_x0000_t202" style="position:absolute;left:8267;top:5135;width:8858;height:4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" filled="f" stroked="f" strokeweight=".5pt">
                  <v:textbox>
                    <w:txbxContent>
                      <w:p w14:paraId="2D95F4D3" w14:textId="089E6A02" w:rsidR="00307E18" w:rsidRPr="00D033BE" w:rsidRDefault="00307E18" w:rsidP="00307E18">
                        <w:pPr>
                          <w:rPr>
                            <w:sz w:val="13"/>
                            <w:szCs w:val="13"/>
                            <w:lang w:val="en-GB"/>
                          </w:rPr>
                        </w:pPr>
                        <w:r>
                          <w:rPr>
                            <w:sz w:val="13"/>
                            <w:szCs w:val="13"/>
                            <w:lang w:val="en-GB"/>
                          </w:rPr>
                          <w:t xml:space="preserve">Passes thermal readings using Arduino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056" type="#_x0000_t75" alt="A picture containing text, electronics&#10;&#10;Description automatically generated" style="position:absolute;left:19164;top:2880;width:4680;height: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">
                  <v:imagedata r:id="rId22" o:title="A picture containing text, electronics&#10;&#10;Description automatically generated" croptop="14409f" cropbottom="13466f" cropleft="12793f" cropright="12036f"/>
                </v:shape>
                <v:shape id="Text Box 227" o:spid="_x0000_s1057" type="#_x0000_t202" style="position:absolute;left:10020;top:10146;width:11970;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" fillcolor="#9cc2e5 [1944]" strokeweight=".5pt">
                  <v:textbox>
                    <w:txbxContent>
                      <w:p w14:paraId="6CDE0EA1" w14:textId="77777777" w:rsidR="00307E18" w:rsidRDefault="00307E18" w:rsidP="00307E18">
                        <w:pPr>
                          <w:rPr>
                            <w:lang w:val="en-GB"/>
                          </w:rPr>
                        </w:pPr>
                        <w:r>
                          <w:rPr>
                            <w:lang w:val="en-GB"/>
                          </w:rPr>
                          <w:t>Microcontroller</w:t>
                        </w:r>
                      </w:p>
                      <w:p w14:paraId="1DE4175F" w14:textId="4F359504" w:rsidR="00307E18" w:rsidRPr="00D033BE" w:rsidRDefault="00307E18" w:rsidP="00307E18">
                        <w:pPr>
                          <w:rPr>
                            <w:sz w:val="16"/>
                            <w:szCs w:val="16"/>
                            <w:lang w:val="en-GB"/>
                          </w:rPr>
                        </w:pPr>
                        <w:r>
                          <w:rPr>
                            <w:sz w:val="16"/>
                            <w:szCs w:val="16"/>
                            <w:lang w:val="en-GB"/>
                          </w:rPr>
                          <w:t>(ESP8266)</w:t>
                        </w:r>
                      </w:p>
                    </w:txbxContent>
                  </v:textbox>
                </v:shape>
                <v:shape id="Picture 232" o:spid="_x0000_s1058" type="#_x0000_t75" alt="A close-up of a chip&#10;&#10;Description automatically generated with low confidence" style="position:absolute;left:18914;top:12776;width:5416;height:3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">
                  <v:imagedata r:id="rId23" o:title="A close-up of a chip&#10;&#10;Description automatically generated with low confidence" croptop="10722f" cropbottom="8254f"/>
                </v:shape>
                <v:shapetype id="_x0000_t32" coordsize="21600,21600" o:spt="32" o:oned="t" path="m,l21600,21600e" filled="f">
                  <v:path arrowok="t" fillok="f" o:connecttype="none"/>
                  <o:lock v:ext="edit" shapetype="t"/>
                </v:shapetype>
                <v:shape id="Straight Arrow Connector 228" o:spid="_x0000_s1059" type="#_x0000_t32" style="position:absolute;left:16042;top:4133;width:0;height:60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" strokecolor="#4472c4 [3204]" strokeweight=".5pt">
                  <v:stroke endarrow="block" joinstyle="miter"/>
                </v:shape>
                <v:shape id="Straight Arrow Connector 229" o:spid="_x0000_s1060" type="#_x0000_t32" style="position:absolute;left:16042;top:14279;width:0;height:54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" strokecolor="#4472c4 [3204]" strokeweight=".5pt">
                  <v:stroke endarrow="block" joinstyle="miter"/>
                </v:shape>
                <v:shape id="Text Box 230" o:spid="_x0000_s1061" type="#_x0000_t202" style="position:absolute;left:6638;top:14279;width:10173;height:4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52616C1B" w14:textId="52487120" w:rsidR="00307E18" w:rsidRPr="00D033BE" w:rsidRDefault="00307E18" w:rsidP="00307E18">
                        <w:pPr>
                          <w:rPr>
                            <w:sz w:val="13"/>
                            <w:szCs w:val="13"/>
                            <w:lang w:val="en-GB"/>
                          </w:rPr>
                        </w:pPr>
                        <w:r>
                          <w:rPr>
                            <w:sz w:val="13"/>
                            <w:szCs w:val="13"/>
                            <w:lang w:val="en-GB"/>
                          </w:rPr>
                          <w:t>MQTT hosted on a</w:t>
                        </w:r>
                        <w:r w:rsidR="000A78C0">
                          <w:rPr>
                            <w:sz w:val="13"/>
                            <w:szCs w:val="13"/>
                            <w:lang w:val="en-GB"/>
                          </w:rPr>
                          <w:t xml:space="preserve"> Raspberry Pi</w:t>
                        </w:r>
                        <w:r>
                          <w:rPr>
                            <w:sz w:val="13"/>
                            <w:szCs w:val="13"/>
                            <w:lang w:val="en-GB"/>
                          </w:rPr>
                          <w:t xml:space="preserve"> </w:t>
                        </w:r>
                        <w:r w:rsidR="000A78C0">
                          <w:rPr>
                            <w:sz w:val="13"/>
                            <w:szCs w:val="13"/>
                            <w:lang w:val="en-GB"/>
                          </w:rPr>
                          <w:t xml:space="preserve">connected to a </w:t>
                        </w:r>
                        <w:r>
                          <w:rPr>
                            <w:sz w:val="13"/>
                            <w:szCs w:val="13"/>
                            <w:lang w:val="en-GB"/>
                          </w:rPr>
                          <w:t>LAN network by ESP8266</w:t>
                        </w:r>
                      </w:p>
                    </w:txbxContent>
                  </v:textbox>
                </v:shape>
                <v:shape id="Text Box 233" o:spid="_x0000_s1062" type="#_x0000_t202" style="position:absolute;left:10020;top:19916;width:11970;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" fillcolor="#9cc2e5 [1944]" strokeweight=".5pt">
                  <v:textbox>
                    <w:txbxContent>
                      <w:p w14:paraId="43385A93" w14:textId="593D2D01" w:rsidR="00307E18" w:rsidRPr="00D033BE" w:rsidRDefault="00307E18" w:rsidP="00307E18">
                        <w:pPr>
                          <w:rPr>
                            <w:sz w:val="16"/>
                            <w:szCs w:val="16"/>
                            <w:lang w:val="en-GB"/>
                          </w:rPr>
                        </w:pPr>
                        <w:r>
                          <w:rPr>
                            <w:lang w:val="en-GB"/>
                          </w:rPr>
                          <w:t>Node-RED</w:t>
                        </w:r>
                      </w:p>
                    </w:txbxContent>
                  </v:textbox>
                </v:shape>
                <v:shape id="Picture 234" o:spid="_x0000_s1063" type="#_x0000_t75" alt="Logo&#10;&#10;Description automatically generated" style="position:absolute;left:19791;top:22296;width:3975;height:39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">
                  <v:imagedata r:id="rId24" o:title="Logo&#10;&#10;Description automatically generated"/>
                </v:shape>
                <v:shape id="Text Box 235" o:spid="_x0000_s1064" type="#_x0000_t202" style="position:absolute;top:29811;width:32679;height:2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" fillcolor="#9cc2e5 [1944]" strokeweight=".5pt">
                  <v:textbox>
                    <w:txbxContent>
                      <w:p w14:paraId="6FAAB8B1" w14:textId="4B9D5DB3" w:rsidR="00307E18" w:rsidRPr="00D033BE" w:rsidRDefault="00307E18" w:rsidP="00307E18">
                        <w:pPr>
                          <w:rPr>
                            <w:lang w:val="en-GB"/>
                          </w:rPr>
                        </w:pPr>
                        <w:r>
                          <w:rPr>
                            <w:lang w:val="en-GB"/>
                          </w:rPr>
                          <w:t>User accesses readings on Node-RED Dashboard anywhere</w:t>
                        </w:r>
                      </w:p>
                    </w:txbxContent>
                  </v:textbox>
                </v:shape>
                <v:shape id="Straight Arrow Connector 236" o:spid="_x0000_s1065" type="#_x0000_t32" style="position:absolute;left:16042;top:24049;width:0;height:576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" strokecolor="#4472c4 [3204]" strokeweight=".5pt">
                  <v:stroke endarrow="block" joinstyle="miter"/>
                </v:shape>
                <v:shape id="Text Box 237" o:spid="_x0000_s1066" type="#_x0000_t202" style="position:absolute;left:8267;top:25052;width:8172;height:3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" filled="f" stroked="f" strokeweight=".5pt">
                  <v:textbox>
                    <w:txbxContent>
                      <w:p w14:paraId="0EEF6645" w14:textId="524EDCE8" w:rsidR="00307E18" w:rsidRPr="00D033BE" w:rsidRDefault="00307E18" w:rsidP="00307E18">
                        <w:pPr>
                          <w:rPr>
                            <w:sz w:val="13"/>
                            <w:szCs w:val="13"/>
                            <w:lang w:val="en-GB"/>
                          </w:rPr>
                        </w:pPr>
                        <w:r>
                          <w:rPr>
                            <w:sz w:val="13"/>
                            <w:szCs w:val="13"/>
                            <w:lang w:val="en-GB"/>
                          </w:rPr>
                          <w:t>MQTT subscribers and publishers</w:t>
                        </w:r>
                      </w:p>
                    </w:txbxContent>
                  </v:textbox>
                </v:shape>
              </v:group>
            </w:pict>
          </mc:Fallback>
        </mc:AlternateContent>
      </w:r>
    </w:p>
    <w:p w14:paraId="7FF67243" w14:textId="7CBE5004" w:rsidR="00E007AE" w:rsidRDefault="00E007AE" w:rsidP="00E007AE">
      <w:pPr>
        <w:jc w:val="both"/>
        <w:rPr>
          <w:lang w:val="en-GB"/>
        </w:rPr>
      </w:pPr>
    </w:p>
    <w:p w14:paraId="6BA3FF69" w14:textId="33416E53" w:rsidR="005C0CE2" w:rsidRDefault="005C0CE2" w:rsidP="00E007AE">
      <w:pPr>
        <w:jc w:val="both"/>
        <w:rPr>
          <w:lang w:val="en-GB"/>
        </w:rPr>
      </w:pPr>
    </w:p>
    <w:p w14:paraId="78F5241B" w14:textId="68C606CD" w:rsidR="005C0CE2" w:rsidRPr="008D3D6D" w:rsidRDefault="005C0CE2" w:rsidP="00E007AE">
      <w:pPr>
        <w:jc w:val="both"/>
        <w:rPr>
          <w:rFonts w:asciiTheme="minorHAnsi" w:eastAsiaTheme="minorHAnsi" w:hAnsiTheme="minorHAnsi" w:cstheme="minorHAnsi"/>
          <w:color w:val="000000"/>
          <w:sz w:val="24"/>
          <w:szCs w:val="24"/>
          <w:lang w:val="en-GB"/>
        </w:rPr>
      </w:pPr>
    </w:p>
    <w:p w14:paraId="51BBD45A" w14:textId="5597EEE0" w:rsidR="001B0FEF" w:rsidRDefault="001B0FEF" w:rsidP="00C5063F">
      <w:pPr>
        <w:jc w:val="both"/>
      </w:pPr>
    </w:p>
    <w:p w14:paraId="0A26CA24" w14:textId="1C6F7010" w:rsidR="00B97797" w:rsidRDefault="00B97797" w:rsidP="00C5063F">
      <w:pPr>
        <w:jc w:val="both"/>
      </w:pPr>
    </w:p>
    <w:p w14:paraId="72E3DF5B" w14:textId="7F54D01C" w:rsidR="00B97797" w:rsidRDefault="00B97797" w:rsidP="00C5063F">
      <w:pPr>
        <w:jc w:val="both"/>
      </w:pPr>
    </w:p>
    <w:p w14:paraId="3A1E631B" w14:textId="62FE759A" w:rsidR="00B97797" w:rsidRDefault="00B97797" w:rsidP="00C5063F">
      <w:pPr>
        <w:jc w:val="both"/>
      </w:pPr>
    </w:p>
    <w:p w14:paraId="5C9927BF" w14:textId="2FE9A984" w:rsidR="00B97797" w:rsidRDefault="00B97797" w:rsidP="00C5063F">
      <w:pPr>
        <w:jc w:val="both"/>
      </w:pPr>
    </w:p>
    <w:p w14:paraId="0418095A" w14:textId="5054CC9F" w:rsidR="00B97797" w:rsidRDefault="00B97797" w:rsidP="00C5063F">
      <w:pPr>
        <w:jc w:val="both"/>
      </w:pPr>
    </w:p>
    <w:p w14:paraId="04DE97C7" w14:textId="2E01F776" w:rsidR="00B97797" w:rsidRDefault="00B97797" w:rsidP="00C5063F">
      <w:pPr>
        <w:jc w:val="both"/>
      </w:pPr>
    </w:p>
    <w:p w14:paraId="1C5AA311" w14:textId="20008B8C" w:rsidR="00B97797" w:rsidRDefault="00B97797" w:rsidP="00C5063F">
      <w:pPr>
        <w:jc w:val="both"/>
      </w:pPr>
    </w:p>
    <w:p w14:paraId="7EDDE713" w14:textId="60B26FFE" w:rsidR="00B97797" w:rsidRDefault="00B97797" w:rsidP="00C5063F">
      <w:pPr>
        <w:jc w:val="both"/>
      </w:pPr>
    </w:p>
    <w:p w14:paraId="1499FCDE" w14:textId="288AA884" w:rsidR="00B97797" w:rsidRDefault="00B97797" w:rsidP="00C5063F">
      <w:pPr>
        <w:jc w:val="both"/>
      </w:pPr>
    </w:p>
    <w:p w14:paraId="2A60215B" w14:textId="2BDF0EDB" w:rsidR="005413AA" w:rsidRDefault="005413AA" w:rsidP="00C5063F">
      <w:pPr>
        <w:jc w:val="both"/>
      </w:pPr>
    </w:p>
    <w:p w14:paraId="70382918" w14:textId="21B8ED25" w:rsidR="00205D3A" w:rsidRDefault="00205D3A" w:rsidP="00C5063F">
      <w:pPr>
        <w:jc w:val="both"/>
      </w:pPr>
    </w:p>
    <w:p w14:paraId="10BFD180" w14:textId="191728C9" w:rsidR="00205D3A" w:rsidRDefault="00205D3A" w:rsidP="00C5063F">
      <w:pPr>
        <w:jc w:val="both"/>
      </w:pPr>
    </w:p>
    <w:p w14:paraId="6634660C" w14:textId="5B8EEC1B" w:rsidR="00205D3A" w:rsidRDefault="00205D3A" w:rsidP="00C5063F">
      <w:pPr>
        <w:jc w:val="both"/>
      </w:pPr>
    </w:p>
    <w:p w14:paraId="4EE42AAB" w14:textId="329FEAEB" w:rsidR="006F1E5A" w:rsidRDefault="006F1E5A" w:rsidP="00C5063F">
      <w:pPr>
        <w:jc w:val="both"/>
      </w:pPr>
    </w:p>
    <w:p w14:paraId="71DCC77A" w14:textId="54480929" w:rsidR="00307E18" w:rsidRDefault="00307E18" w:rsidP="00C5063F">
      <w:pPr>
        <w:jc w:val="both"/>
      </w:pPr>
    </w:p>
    <w:p w14:paraId="456840A6" w14:textId="327A5954" w:rsidR="00307E18" w:rsidRDefault="00307E18" w:rsidP="00C5063F">
      <w:pPr>
        <w:jc w:val="both"/>
      </w:pPr>
    </w:p>
    <w:p w14:paraId="4A20B0B9" w14:textId="3E565391" w:rsidR="00307E18" w:rsidRDefault="00307E18" w:rsidP="00C5063F">
      <w:pPr>
        <w:jc w:val="both"/>
      </w:pPr>
    </w:p>
    <w:p w14:paraId="22BFA5FA" w14:textId="7FDA483F" w:rsidR="00307E18" w:rsidRDefault="00307E18" w:rsidP="00C5063F">
      <w:pPr>
        <w:jc w:val="both"/>
      </w:pPr>
    </w:p>
    <w:p w14:paraId="4F302046" w14:textId="0452EA29" w:rsidR="00307E18" w:rsidRDefault="00307E18" w:rsidP="00C5063F">
      <w:pPr>
        <w:jc w:val="both"/>
      </w:pPr>
    </w:p>
    <w:p w14:paraId="7BEDDA5E" w14:textId="5341BF67" w:rsidR="00307E18" w:rsidRDefault="00307E18" w:rsidP="00C5063F">
      <w:pPr>
        <w:jc w:val="both"/>
      </w:pPr>
    </w:p>
    <w:p w14:paraId="05AE249E" w14:textId="1C713738" w:rsidR="00307E18" w:rsidRDefault="00307E18" w:rsidP="00C5063F">
      <w:pPr>
        <w:jc w:val="both"/>
      </w:pPr>
    </w:p>
    <w:p w14:paraId="404F82E9" w14:textId="669710C4" w:rsidR="00307E18" w:rsidRDefault="00307E18" w:rsidP="00C5063F">
      <w:pPr>
        <w:jc w:val="both"/>
      </w:pPr>
    </w:p>
    <w:p w14:paraId="3F638A77" w14:textId="25D63722" w:rsidR="00307E18" w:rsidRDefault="00307E18" w:rsidP="00C5063F">
      <w:pPr>
        <w:jc w:val="both"/>
      </w:pPr>
    </w:p>
    <w:p w14:paraId="39780563" w14:textId="23AD3371" w:rsidR="00307E18" w:rsidRDefault="00307E18" w:rsidP="00C5063F">
      <w:pPr>
        <w:jc w:val="both"/>
      </w:pPr>
    </w:p>
    <w:p w14:paraId="04AB8153" w14:textId="6347DE13" w:rsidR="00307E18" w:rsidRDefault="00307E18" w:rsidP="00C5063F">
      <w:pPr>
        <w:jc w:val="both"/>
      </w:pPr>
    </w:p>
    <w:p w14:paraId="3618F544" w14:textId="5F8E7837" w:rsidR="00307E18" w:rsidRDefault="00307E18" w:rsidP="00C5063F">
      <w:pPr>
        <w:jc w:val="both"/>
      </w:pPr>
    </w:p>
    <w:p w14:paraId="0CF781E2" w14:textId="6E6697A0" w:rsidR="00307E18" w:rsidRDefault="00307E18" w:rsidP="00C5063F">
      <w:pPr>
        <w:jc w:val="both"/>
      </w:pPr>
    </w:p>
    <w:p w14:paraId="0B33804E" w14:textId="37E354CB" w:rsidR="00307E18" w:rsidRDefault="00307E18" w:rsidP="00C5063F">
      <w:pPr>
        <w:jc w:val="both"/>
      </w:pPr>
    </w:p>
    <w:p w14:paraId="62BAB375" w14:textId="14F002C5" w:rsidR="00307E18" w:rsidRDefault="00307E18" w:rsidP="00C5063F">
      <w:pPr>
        <w:jc w:val="both"/>
      </w:pPr>
    </w:p>
    <w:p w14:paraId="61670FE1" w14:textId="28B08069" w:rsidR="00307E18" w:rsidRDefault="00307E18" w:rsidP="00C5063F">
      <w:pPr>
        <w:jc w:val="both"/>
      </w:pPr>
    </w:p>
    <w:p w14:paraId="260A2E02" w14:textId="6878319A" w:rsidR="00307E18" w:rsidRDefault="00307E18" w:rsidP="00C5063F">
      <w:pPr>
        <w:jc w:val="both"/>
      </w:pPr>
    </w:p>
    <w:p w14:paraId="137F1B03" w14:textId="0E3BED2D" w:rsidR="00307E18" w:rsidRDefault="00307E18" w:rsidP="00C5063F">
      <w:pPr>
        <w:jc w:val="both"/>
      </w:pPr>
    </w:p>
    <w:p w14:paraId="2C069BD5" w14:textId="149514F8" w:rsidR="00307E18" w:rsidRDefault="00307E18" w:rsidP="00C5063F">
      <w:pPr>
        <w:jc w:val="both"/>
      </w:pPr>
    </w:p>
    <w:p w14:paraId="365238B9" w14:textId="04BDAA53" w:rsidR="00307E18" w:rsidRDefault="00307E18" w:rsidP="00C5063F">
      <w:pPr>
        <w:jc w:val="both"/>
      </w:pPr>
    </w:p>
    <w:p w14:paraId="37DB149E" w14:textId="0329C01D" w:rsidR="00307E18" w:rsidRDefault="00307E18" w:rsidP="00C5063F">
      <w:pPr>
        <w:jc w:val="both"/>
      </w:pPr>
    </w:p>
    <w:p w14:paraId="73BBBC20" w14:textId="77777777" w:rsidR="00307E18" w:rsidRDefault="00307E18" w:rsidP="00C5063F">
      <w:pPr>
        <w:jc w:val="both"/>
      </w:pPr>
    </w:p>
    <w:p w14:paraId="680EF620" w14:textId="42BFB97A" w:rsidR="00307E18" w:rsidRDefault="00307E18" w:rsidP="00C5063F">
      <w:pPr>
        <w:jc w:val="both"/>
      </w:pPr>
    </w:p>
    <w:p w14:paraId="4297EC79" w14:textId="0140AC20" w:rsidR="006F1E5A" w:rsidRDefault="00867EFD" w:rsidP="004E2404">
      <w:pPr>
        <w:pStyle w:val="Heading3"/>
      </w:pPr>
      <w:r>
        <w:t>Firebase</w:t>
      </w:r>
    </w:p>
    <w:p w14:paraId="7F1535DD" w14:textId="20C39839" w:rsidR="00272319" w:rsidRDefault="00272319">
      <w:pPr>
        <w:jc w:val="both"/>
        <w:rPr>
          <w:lang w:val="en-GB"/>
        </w:rPr>
      </w:pPr>
      <w:r w:rsidRPr="000975B3">
        <w:rPr>
          <w:lang w:val="en-GB"/>
        </w:rPr>
        <w:t xml:space="preserve">Firebase is a cloud storage service hosted by </w:t>
      </w:r>
      <w:ins w:id="112" w:author="Mousa Mohammed Abdulla Abdelhameid Alwaraki" w:date="2021-07-31T17:23:00Z">
        <w:r w:rsidR="00112FD5">
          <w:rPr>
            <w:lang w:val="en-GB"/>
          </w:rPr>
          <w:t>G</w:t>
        </w:r>
      </w:ins>
      <w:r w:rsidRPr="000975B3">
        <w:rPr>
          <w:lang w:val="en-GB"/>
        </w:rPr>
        <w:t>oogle.</w:t>
      </w:r>
      <w:r>
        <w:rPr>
          <w:lang w:val="en-GB"/>
        </w:rPr>
        <w:t xml:space="preserve"> </w:t>
      </w:r>
      <w:ins w:id="113" w:author="Mousa Mohammed Abdulla Abdelhameid Alwaraki" w:date="2021-07-31T17:22:00Z">
        <w:r w:rsidR="00112FD5">
          <w:rPr>
            <w:lang w:val="en-GB"/>
          </w:rPr>
          <w:t>However, i</w:t>
        </w:r>
      </w:ins>
      <w:r>
        <w:rPr>
          <w:lang w:val="en-GB"/>
        </w:rPr>
        <w:t>t contains many more tools that can be used, particularly in the realm of application development. Firebase tools include authentication, notification handling, analytics, database, file storage</w:t>
      </w:r>
      <w:r w:rsidR="00DC7DB3">
        <w:rPr>
          <w:lang w:val="en-GB"/>
        </w:rPr>
        <w:t>,</w:t>
      </w:r>
      <w:r>
        <w:rPr>
          <w:lang w:val="en-GB"/>
        </w:rPr>
        <w:t xml:space="preserve"> and many others. </w:t>
      </w:r>
      <w:r w:rsidR="00DC7DB3">
        <w:rPr>
          <w:lang w:val="en-GB"/>
        </w:rPr>
        <w:t>The Real-Time Database (RTD) provided in Firebase will be the only service used in this project</w:t>
      </w:r>
      <w:r>
        <w:rPr>
          <w:lang w:val="en-GB"/>
        </w:rPr>
        <w:t xml:space="preserve">. As seen in its name, the RTD is a database that is synced in </w:t>
      </w:r>
      <w:r w:rsidR="00DC7DB3">
        <w:rPr>
          <w:lang w:val="en-GB"/>
        </w:rPr>
        <w:t>real-</w:t>
      </w:r>
      <w:r>
        <w:rPr>
          <w:lang w:val="en-GB"/>
        </w:rPr>
        <w:t xml:space="preserve">time, so its contents can be extracted to multiple devices with it being </w:t>
      </w:r>
      <w:r w:rsidR="00DC7DB3">
        <w:rPr>
          <w:lang w:val="en-GB"/>
        </w:rPr>
        <w:t xml:space="preserve">entirely </w:t>
      </w:r>
      <w:r>
        <w:rPr>
          <w:lang w:val="en-GB"/>
        </w:rPr>
        <w:t>up to date.</w:t>
      </w:r>
      <w:r w:rsidR="002A51EC">
        <w:rPr>
          <w:lang w:val="en-GB"/>
        </w:rPr>
        <w:t xml:space="preserve"> It requires an active internet connection and </w:t>
      </w:r>
      <w:r w:rsidR="00DC7DB3">
        <w:rPr>
          <w:lang w:val="en-GB"/>
        </w:rPr>
        <w:t xml:space="preserve">cannot </w:t>
      </w:r>
      <w:r w:rsidR="002A51EC">
        <w:rPr>
          <w:lang w:val="en-GB"/>
        </w:rPr>
        <w:t>be connected over a local network.</w:t>
      </w:r>
    </w:p>
    <w:p w14:paraId="4EE35BD6" w14:textId="433EA668" w:rsidR="00272319" w:rsidRDefault="00272319" w:rsidP="00272319">
      <w:pPr>
        <w:jc w:val="both"/>
        <w:rPr>
          <w:lang w:val="en-GB"/>
        </w:rPr>
      </w:pPr>
    </w:p>
    <w:p w14:paraId="601D16CB" w14:textId="27BB8BA8" w:rsidR="008D2248" w:rsidRDefault="008D2248" w:rsidP="00272319">
      <w:pPr>
        <w:jc w:val="both"/>
        <w:rPr>
          <w:lang w:val="en-GB"/>
        </w:rPr>
      </w:pPr>
    </w:p>
    <w:p w14:paraId="7A2A621F" w14:textId="2AE47AD0" w:rsidR="00A13C98" w:rsidRDefault="00A13C98" w:rsidP="00272319">
      <w:pPr>
        <w:jc w:val="both"/>
        <w:rPr>
          <w:lang w:val="en-GB"/>
        </w:rPr>
      </w:pPr>
    </w:p>
    <w:p w14:paraId="54054370" w14:textId="3F3BC6D7" w:rsidR="00272319" w:rsidRDefault="00A13C98" w:rsidP="00272319">
      <w:pPr>
        <w:jc w:val="both"/>
        <w:rPr>
          <w:lang w:val="en-GB"/>
        </w:rPr>
      </w:pPr>
      <w:r>
        <w:rPr>
          <w:lang w:val="en-GB"/>
        </w:rPr>
        <w:t xml:space="preserve"> </w:t>
      </w:r>
    </w:p>
    <w:p w14:paraId="6C864FF1" w14:textId="214A5233" w:rsidR="00C728C4" w:rsidRDefault="00BE0763" w:rsidP="00272319">
      <w:pPr>
        <w:jc w:val="both"/>
        <w:rPr>
          <w:lang w:val="en-GB"/>
        </w:rPr>
      </w:pPr>
      <w:r>
        <w:rPr>
          <w:noProof/>
          <w:lang w:val="en-GB"/>
        </w:rPr>
        <w:lastRenderedPageBreak/>
        <mc:AlternateContent>
          <mc:Choice Requires="wpg">
            <w:drawing>
              <wp:anchor distT="0" distB="0" distL="114300" distR="114300" simplePos="0" relativeHeight="251661312" behindDoc="0" locked="0" layoutInCell="1" allowOverlap="1" wp14:anchorId="5B4D6922" wp14:editId="3C573D1F">
                <wp:simplePos x="0" y="0"/>
                <wp:positionH relativeFrom="column">
                  <wp:posOffset>5715</wp:posOffset>
                </wp:positionH>
                <wp:positionV relativeFrom="paragraph">
                  <wp:posOffset>42311</wp:posOffset>
                </wp:positionV>
                <wp:extent cx="3220278" cy="3260442"/>
                <wp:effectExtent l="0" t="0" r="18415" b="16510"/>
                <wp:wrapNone/>
                <wp:docPr id="320" name="Group 320"/>
                <wp:cNvGraphicFramePr/>
                <a:graphic xmlns:a="http://schemas.openxmlformats.org/drawingml/2006/main">
                  <a:graphicData uri="http://schemas.microsoft.com/office/word/2010/wordprocessingGroup">
                    <wpg:wgp>
                      <wpg:cNvGrpSpPr/>
                      <wpg:grpSpPr>
                        <a:xfrm>
                          <a:off x="0" y="0"/>
                          <a:ext cx="3220278" cy="3260442"/>
                          <a:chOff x="0" y="0"/>
                          <a:chExt cx="3220278" cy="3260442"/>
                        </a:xfrm>
                      </wpg:grpSpPr>
                      <wps:wsp>
                        <wps:cNvPr id="239" name="Text Box 239"/>
                        <wps:cNvSpPr txBox="1"/>
                        <wps:spPr>
                          <a:xfrm>
                            <a:off x="1002082" y="0"/>
                            <a:ext cx="1196975" cy="417195"/>
                          </a:xfrm>
                          <a:prstGeom prst="rect">
                            <a:avLst/>
                          </a:prstGeom>
                          <a:solidFill>
                            <a:schemeClr val="accent5">
                              <a:lumMod val="60000"/>
                              <a:lumOff val="40000"/>
                            </a:schemeClr>
                          </a:solidFill>
                          <a:ln w="6350">
                            <a:solidFill>
                              <a:prstClr val="black"/>
                            </a:solidFill>
                          </a:ln>
                        </wps:spPr>
                        <wps:txbx>
                          <w:txbxContent>
                            <w:p w14:paraId="3009715E" w14:textId="77777777" w:rsidR="00381469" w:rsidRDefault="00381469" w:rsidP="00381469">
                              <w:pPr>
                                <w:rPr>
                                  <w:lang w:val="en-GB"/>
                                </w:rPr>
                              </w:pPr>
                              <w:r>
                                <w:rPr>
                                  <w:lang w:val="en-GB"/>
                                </w:rPr>
                                <w:t>Thermal Camera</w:t>
                              </w:r>
                            </w:p>
                            <w:p w14:paraId="754EFFFB" w14:textId="0BF528C0" w:rsidR="00381469" w:rsidRPr="00D033BE" w:rsidRDefault="00381469" w:rsidP="00381469">
                              <w:pPr>
                                <w:rPr>
                                  <w:sz w:val="16"/>
                                  <w:szCs w:val="16"/>
                                  <w:lang w:val="en-GB"/>
                                </w:rPr>
                              </w:pPr>
                              <w:r w:rsidRPr="00D033BE">
                                <w:rPr>
                                  <w:sz w:val="16"/>
                                  <w:szCs w:val="16"/>
                                  <w:lang w:val="en-GB"/>
                                </w:rPr>
                                <w:t>(AMG8833)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 Box 240"/>
                        <wps:cNvSpPr txBox="1"/>
                        <wps:spPr>
                          <a:xfrm>
                            <a:off x="651353" y="526093"/>
                            <a:ext cx="1017905" cy="417195"/>
                          </a:xfrm>
                          <a:prstGeom prst="rect">
                            <a:avLst/>
                          </a:prstGeom>
                          <a:noFill/>
                          <a:ln w="6350">
                            <a:noFill/>
                          </a:ln>
                        </wps:spPr>
                        <wps:txbx>
                          <w:txbxContent>
                            <w:p w14:paraId="72BF4268" w14:textId="42D93BB0" w:rsidR="00381469" w:rsidRPr="00D033BE" w:rsidRDefault="00381469" w:rsidP="00381469">
                              <w:pPr>
                                <w:rPr>
                                  <w:sz w:val="13"/>
                                  <w:szCs w:val="13"/>
                                  <w:lang w:val="en-GB"/>
                                </w:rPr>
                              </w:pPr>
                              <w:r>
                                <w:rPr>
                                  <w:sz w:val="13"/>
                                  <w:szCs w:val="13"/>
                                  <w:lang w:val="en-GB"/>
                                </w:rPr>
                                <w:t xml:space="preserve">Passes thermal readings using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9" name="Picture 249" descr="A picture containing text, electronics&#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19520" t="21987" r="18365" b="20547"/>
                          <a:stretch/>
                        </pic:blipFill>
                        <pic:spPr bwMode="auto">
                          <a:xfrm>
                            <a:off x="1916482" y="250520"/>
                            <a:ext cx="467995" cy="433070"/>
                          </a:xfrm>
                          <a:prstGeom prst="rect">
                            <a:avLst/>
                          </a:prstGeom>
                          <a:ln>
                            <a:noFill/>
                          </a:ln>
                          <a:extLst>
                            <a:ext uri="{53640926-AAD7-44D8-BBD7-CCE9431645EC}">
                              <a14:shadowObscured xmlns:a14="http://schemas.microsoft.com/office/drawing/2010/main"/>
                            </a:ext>
                          </a:extLst>
                        </pic:spPr>
                      </pic:pic>
                      <wps:wsp>
                        <wps:cNvPr id="241" name="Text Box 241"/>
                        <wps:cNvSpPr txBox="1"/>
                        <wps:spPr>
                          <a:xfrm>
                            <a:off x="1002082" y="1027134"/>
                            <a:ext cx="1196975" cy="417195"/>
                          </a:xfrm>
                          <a:prstGeom prst="rect">
                            <a:avLst/>
                          </a:prstGeom>
                          <a:solidFill>
                            <a:schemeClr val="accent5">
                              <a:lumMod val="60000"/>
                              <a:lumOff val="40000"/>
                            </a:schemeClr>
                          </a:solidFill>
                          <a:ln w="6350">
                            <a:solidFill>
                              <a:prstClr val="black"/>
                            </a:solidFill>
                          </a:ln>
                        </wps:spPr>
                        <wps:txbx>
                          <w:txbxContent>
                            <w:p w14:paraId="3AD71C78" w14:textId="77777777" w:rsidR="00381469" w:rsidRDefault="00381469" w:rsidP="00381469">
                              <w:pPr>
                                <w:rPr>
                                  <w:lang w:val="en-GB"/>
                                </w:rPr>
                              </w:pPr>
                              <w:r>
                                <w:rPr>
                                  <w:lang w:val="en-GB"/>
                                </w:rPr>
                                <w:t>Microcontroller</w:t>
                              </w:r>
                            </w:p>
                            <w:p w14:paraId="696BFEA9" w14:textId="33C17F66" w:rsidR="00381469" w:rsidRPr="00D033BE" w:rsidRDefault="00381469" w:rsidP="00381469">
                              <w:pPr>
                                <w:rPr>
                                  <w:sz w:val="16"/>
                                  <w:szCs w:val="16"/>
                                  <w:lang w:val="en-GB"/>
                                </w:rPr>
                              </w:pPr>
                              <w:r>
                                <w:rPr>
                                  <w:sz w:val="16"/>
                                  <w:szCs w:val="16"/>
                                  <w:lang w:val="en-GB"/>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a:off x="1604201" y="413358"/>
                            <a:ext cx="0" cy="600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0" name="Picture 250" descr="A close-up of a chip&#10;&#10;Description automatically generated with low confidence"/>
                          <pic:cNvPicPr>
                            <a:picLocks noChangeAspect="1"/>
                          </pic:cNvPicPr>
                        </pic:nvPicPr>
                        <pic:blipFill rotWithShape="1">
                          <a:blip r:embed="rId9" cstate="print">
                            <a:extLst>
                              <a:ext uri="{28A0092B-C50C-407E-A947-70E740481C1C}">
                                <a14:useLocalDpi xmlns:a14="http://schemas.microsoft.com/office/drawing/2010/main" val="0"/>
                              </a:ext>
                            </a:extLst>
                          </a:blip>
                          <a:srcRect t="16361" b="12594"/>
                          <a:stretch/>
                        </pic:blipFill>
                        <pic:spPr bwMode="auto">
                          <a:xfrm>
                            <a:off x="1891430" y="1252602"/>
                            <a:ext cx="541655" cy="384810"/>
                          </a:xfrm>
                          <a:prstGeom prst="rect">
                            <a:avLst/>
                          </a:prstGeom>
                          <a:ln>
                            <a:noFill/>
                          </a:ln>
                          <a:extLst>
                            <a:ext uri="{53640926-AAD7-44D8-BBD7-CCE9431645EC}">
                              <a14:shadowObscured xmlns:a14="http://schemas.microsoft.com/office/drawing/2010/main"/>
                            </a:ext>
                          </a:extLst>
                        </pic:spPr>
                      </pic:pic>
                      <wps:wsp>
                        <wps:cNvPr id="243" name="Straight Arrow Connector 243"/>
                        <wps:cNvCnPr/>
                        <wps:spPr>
                          <a:xfrm>
                            <a:off x="1604201" y="1440493"/>
                            <a:ext cx="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Text Box 244"/>
                        <wps:cNvSpPr txBox="1"/>
                        <wps:spPr>
                          <a:xfrm>
                            <a:off x="726510" y="1590805"/>
                            <a:ext cx="1017270" cy="306705"/>
                          </a:xfrm>
                          <a:prstGeom prst="rect">
                            <a:avLst/>
                          </a:prstGeom>
                          <a:noFill/>
                          <a:ln w="6350">
                            <a:noFill/>
                          </a:ln>
                        </wps:spPr>
                        <wps:txbx>
                          <w:txbxContent>
                            <w:p w14:paraId="25545213" w14:textId="718EE44E" w:rsidR="00381469" w:rsidRPr="00D033BE" w:rsidRDefault="00381469" w:rsidP="00381469">
                              <w:pPr>
                                <w:rPr>
                                  <w:sz w:val="13"/>
                                  <w:szCs w:val="13"/>
                                  <w:lang w:val="en-GB"/>
                                </w:rPr>
                              </w:pPr>
                              <w:r>
                                <w:rPr>
                                  <w:sz w:val="13"/>
                                  <w:szCs w:val="13"/>
                                  <w:lang w:val="en-GB"/>
                                </w:rPr>
                                <w:t>Internet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45"/>
                        <wps:cNvSpPr txBox="1"/>
                        <wps:spPr>
                          <a:xfrm>
                            <a:off x="1002082" y="1979112"/>
                            <a:ext cx="1196975" cy="417195"/>
                          </a:xfrm>
                          <a:prstGeom prst="rect">
                            <a:avLst/>
                          </a:prstGeom>
                          <a:solidFill>
                            <a:schemeClr val="accent5">
                              <a:lumMod val="60000"/>
                              <a:lumOff val="40000"/>
                            </a:schemeClr>
                          </a:solidFill>
                          <a:ln w="6350">
                            <a:solidFill>
                              <a:prstClr val="black"/>
                            </a:solidFill>
                          </a:ln>
                        </wps:spPr>
                        <wps:txbx>
                          <w:txbxContent>
                            <w:p w14:paraId="7E3602AA" w14:textId="7FAD945A" w:rsidR="00381469" w:rsidRPr="00D033BE" w:rsidRDefault="00381469" w:rsidP="00381469">
                              <w:pPr>
                                <w:rPr>
                                  <w:sz w:val="16"/>
                                  <w:szCs w:val="16"/>
                                  <w:lang w:val="en-GB"/>
                                </w:rPr>
                              </w:pPr>
                              <w:r>
                                <w:rPr>
                                  <w:lang w:val="en-GB"/>
                                </w:rP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Arrow Connector 247"/>
                        <wps:cNvCnPr/>
                        <wps:spPr>
                          <a:xfrm>
                            <a:off x="1604201" y="2392471"/>
                            <a:ext cx="0" cy="576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Text Box 246"/>
                        <wps:cNvSpPr txBox="1"/>
                        <wps:spPr>
                          <a:xfrm>
                            <a:off x="0" y="2981194"/>
                            <a:ext cx="3220278" cy="279248"/>
                          </a:xfrm>
                          <a:prstGeom prst="rect">
                            <a:avLst/>
                          </a:prstGeom>
                          <a:solidFill>
                            <a:schemeClr val="accent5">
                              <a:lumMod val="60000"/>
                              <a:lumOff val="40000"/>
                            </a:schemeClr>
                          </a:solidFill>
                          <a:ln w="6350">
                            <a:solidFill>
                              <a:prstClr val="black"/>
                            </a:solidFill>
                          </a:ln>
                        </wps:spPr>
                        <wps:txbx>
                          <w:txbxContent>
                            <w:p w14:paraId="21349673" w14:textId="049E65A5" w:rsidR="00381469" w:rsidRPr="00D033BE" w:rsidRDefault="00381469" w:rsidP="00381469">
                              <w:pPr>
                                <w:rPr>
                                  <w:lang w:val="en-GB"/>
                                </w:rPr>
                              </w:pPr>
                              <w:r>
                                <w:rPr>
                                  <w:lang w:val="en-GB"/>
                                </w:rPr>
                                <w:t>User accesses readings on apps built on a Firebase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3" name="Picture 253" descr="Ic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979112" y="2217106"/>
                            <a:ext cx="396240" cy="396240"/>
                          </a:xfrm>
                          <a:prstGeom prst="rect">
                            <a:avLst/>
                          </a:prstGeom>
                        </pic:spPr>
                      </pic:pic>
                      <wps:wsp>
                        <wps:cNvPr id="254" name="Text Box 254"/>
                        <wps:cNvSpPr txBox="1"/>
                        <wps:spPr>
                          <a:xfrm>
                            <a:off x="876822" y="2592887"/>
                            <a:ext cx="1017270" cy="306705"/>
                          </a:xfrm>
                          <a:prstGeom prst="rect">
                            <a:avLst/>
                          </a:prstGeom>
                          <a:noFill/>
                          <a:ln w="6350">
                            <a:noFill/>
                          </a:ln>
                        </wps:spPr>
                        <wps:txbx>
                          <w:txbxContent>
                            <w:p w14:paraId="54B7CB99" w14:textId="33B8C208" w:rsidR="00381469" w:rsidRPr="00D033BE" w:rsidRDefault="00381469" w:rsidP="00381469">
                              <w:pPr>
                                <w:rPr>
                                  <w:sz w:val="13"/>
                                  <w:szCs w:val="13"/>
                                  <w:lang w:val="en-GB"/>
                                </w:rPr>
                              </w:pPr>
                              <w:r>
                                <w:rPr>
                                  <w:sz w:val="13"/>
                                  <w:szCs w:val="13"/>
                                  <w:lang w:val="en-GB"/>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4D6922" id="Group 320" o:spid="_x0000_s1067" style="position:absolute;left:0;text-align:left;margin-left:.45pt;margin-top:3.35pt;width:253.55pt;height:256.75pt;z-index:251661312" coordsize="32202,326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">
                <v:shape id="Text Box 239" o:spid="_x0000_s1068" type="#_x0000_t202" style="position:absolute;left:10020;width:11970;height:4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" fillcolor="#9cc2e5 [1944]" strokeweight=".5pt">
                  <v:textbox>
                    <w:txbxContent>
                      <w:p w14:paraId="3009715E" w14:textId="77777777" w:rsidR="00381469" w:rsidRDefault="00381469" w:rsidP="00381469">
                        <w:pPr>
                          <w:rPr>
                            <w:lang w:val="en-GB"/>
                          </w:rPr>
                        </w:pPr>
                        <w:r>
                          <w:rPr>
                            <w:lang w:val="en-GB"/>
                          </w:rPr>
                          <w:t>Thermal Camera</w:t>
                        </w:r>
                      </w:p>
                      <w:p w14:paraId="754EFFFB" w14:textId="0BF528C0" w:rsidR="00381469" w:rsidRPr="00D033BE" w:rsidRDefault="00381469" w:rsidP="00381469">
                        <w:pPr>
                          <w:rPr>
                            <w:sz w:val="16"/>
                            <w:szCs w:val="16"/>
                            <w:lang w:val="en-GB"/>
                          </w:rPr>
                        </w:pPr>
                        <w:r w:rsidRPr="00D033BE">
                          <w:rPr>
                            <w:sz w:val="16"/>
                            <w:szCs w:val="16"/>
                            <w:lang w:val="en-GB"/>
                          </w:rPr>
                          <w:t>(AMG8833)</w:t>
                        </w:r>
                      </w:p>
                    </w:txbxContent>
                  </v:textbox>
                </v:shape>
                <v:shape id="Text Box 240" o:spid="_x0000_s1069" type="#_x0000_t202" style="position:absolute;left:6513;top:5260;width:10179;height:4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SPNygAAAOEAAAAPAAAAZHJzL2Rvd25yZXYueG1sRI9Ba8JA&#13;&#10;EIXvhf6HZQre6qbB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OddI83KAAAA&#13;&#10;4QAAAA8AAAAAAAAAAAAAAAAABwIAAGRycy9kb3ducmV2LnhtbFBLBQYAAAAAAwADALcAAAD+AgAA&#13;&#10;AAA=&#13;&#10;" filled="f" stroked="f" strokeweight=".5pt">
                  <v:textbox>
                    <w:txbxContent>
                      <w:p w14:paraId="72BF4268" w14:textId="42D93BB0" w:rsidR="00381469" w:rsidRPr="00D033BE" w:rsidRDefault="00381469" w:rsidP="00381469">
                        <w:pPr>
                          <w:rPr>
                            <w:sz w:val="13"/>
                            <w:szCs w:val="13"/>
                            <w:lang w:val="en-GB"/>
                          </w:rPr>
                        </w:pPr>
                        <w:r>
                          <w:rPr>
                            <w:sz w:val="13"/>
                            <w:szCs w:val="13"/>
                            <w:lang w:val="en-GB"/>
                          </w:rPr>
                          <w:t xml:space="preserve">Passes thermal readings using Arduino </w:t>
                        </w:r>
                      </w:p>
                    </w:txbxContent>
                  </v:textbox>
                </v:shape>
                <v:shape id="Picture 249" o:spid="_x0000_s1070" type="#_x0000_t75" alt="A picture containing text, electronics&#10;&#10;Description automatically generated" style="position:absolute;left:19164;top:2505;width:4680;height:43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">
                  <v:imagedata r:id="rId17" o:title="A picture containing text, electronics&#10;&#10;Description automatically generated" croptop="14409f" cropbottom="13466f" cropleft="12793f" cropright="12036f"/>
                </v:shape>
                <v:shape id="Text Box 241" o:spid="_x0000_s1071" type="#_x0000_t202" style="position:absolute;left:10020;top:10271;width:11970;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" fillcolor="#9cc2e5 [1944]" strokeweight=".5pt">
                  <v:textbox>
                    <w:txbxContent>
                      <w:p w14:paraId="3AD71C78" w14:textId="77777777" w:rsidR="00381469" w:rsidRDefault="00381469" w:rsidP="00381469">
                        <w:pPr>
                          <w:rPr>
                            <w:lang w:val="en-GB"/>
                          </w:rPr>
                        </w:pPr>
                        <w:r>
                          <w:rPr>
                            <w:lang w:val="en-GB"/>
                          </w:rPr>
                          <w:t>Microcontroller</w:t>
                        </w:r>
                      </w:p>
                      <w:p w14:paraId="696BFEA9" w14:textId="33C17F66" w:rsidR="00381469" w:rsidRPr="00D033BE" w:rsidRDefault="00381469" w:rsidP="00381469">
                        <w:pPr>
                          <w:rPr>
                            <w:sz w:val="16"/>
                            <w:szCs w:val="16"/>
                            <w:lang w:val="en-GB"/>
                          </w:rPr>
                        </w:pPr>
                        <w:r>
                          <w:rPr>
                            <w:sz w:val="16"/>
                            <w:szCs w:val="16"/>
                            <w:lang w:val="en-GB"/>
                          </w:rPr>
                          <w:t>(ESP8266)</w:t>
                        </w:r>
                      </w:p>
                    </w:txbxContent>
                  </v:textbox>
                </v:shape>
                <v:shape id="Straight Arrow Connector 242" o:spid="_x0000_s1072" type="#_x0000_t32" style="position:absolute;left:16042;top:4133;width:0;height:60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" strokecolor="#4472c4 [3204]" strokeweight=".5pt">
                  <v:stroke endarrow="block" joinstyle="miter"/>
                </v:shape>
                <v:shape id="Picture 250" o:spid="_x0000_s1073" type="#_x0000_t75" alt="A close-up of a chip&#10;&#10;Description automatically generated with low confidence" style="position:absolute;left:18914;top:12526;width:5416;height:3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">
                  <v:imagedata r:id="rId18" o:title="A close-up of a chip&#10;&#10;Description automatically generated with low confidence" croptop="10722f" cropbottom="8254f"/>
                </v:shape>
                <v:shape id="Straight Arrow Connector 243" o:spid="_x0000_s1074" type="#_x0000_t32" style="position:absolute;left:16042;top:14404;width:0;height:54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" strokecolor="#4472c4 [3204]" strokeweight=".5pt">
                  <v:stroke endarrow="block" joinstyle="miter"/>
                </v:shape>
                <v:shape id="Text Box 244" o:spid="_x0000_s1075" type="#_x0000_t202" style="position:absolute;left:7265;top:15908;width:10172;height:3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iXOygAAAOEAAAAPAAAAZHJzL2Rvd25yZXYueG1sRI9Pa8JA&#13;&#10;FMTvgt9heYI33Rhs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JhmJc7KAAAA&#13;&#10;4QAAAA8AAAAAAAAAAAAAAAAABwIAAGRycy9kb3ducmV2LnhtbFBLBQYAAAAAAwADALcAAAD+AgAA&#13;&#10;AAA=&#13;&#10;" filled="f" stroked="f" strokeweight=".5pt">
                  <v:textbox>
                    <w:txbxContent>
                      <w:p w14:paraId="25545213" w14:textId="718EE44E" w:rsidR="00381469" w:rsidRPr="00D033BE" w:rsidRDefault="00381469" w:rsidP="00381469">
                        <w:pPr>
                          <w:rPr>
                            <w:sz w:val="13"/>
                            <w:szCs w:val="13"/>
                            <w:lang w:val="en-GB"/>
                          </w:rPr>
                        </w:pPr>
                        <w:r>
                          <w:rPr>
                            <w:sz w:val="13"/>
                            <w:szCs w:val="13"/>
                            <w:lang w:val="en-GB"/>
                          </w:rPr>
                          <w:t>Internet connection</w:t>
                        </w:r>
                      </w:p>
                    </w:txbxContent>
                  </v:textbox>
                </v:shape>
                <v:shape id="Text Box 245" o:spid="_x0000_s1076" type="#_x0000_t202" style="position:absolute;left:10020;top:19791;width:11970;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" fillcolor="#9cc2e5 [1944]" strokeweight=".5pt">
                  <v:textbox>
                    <w:txbxContent>
                      <w:p w14:paraId="7E3602AA" w14:textId="7FAD945A" w:rsidR="00381469" w:rsidRPr="00D033BE" w:rsidRDefault="00381469" w:rsidP="00381469">
                        <w:pPr>
                          <w:rPr>
                            <w:sz w:val="16"/>
                            <w:szCs w:val="16"/>
                            <w:lang w:val="en-GB"/>
                          </w:rPr>
                        </w:pPr>
                        <w:r>
                          <w:rPr>
                            <w:lang w:val="en-GB"/>
                          </w:rPr>
                          <w:t>Firebase</w:t>
                        </w:r>
                      </w:p>
                    </w:txbxContent>
                  </v:textbox>
                </v:shape>
                <v:shape id="Straight Arrow Connector 247" o:spid="_x0000_s1077" type="#_x0000_t32" style="position:absolute;left:16042;top:23924;width:0;height:576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" strokecolor="#4472c4 [3204]" strokeweight=".5pt">
                  <v:stroke endarrow="block" joinstyle="miter"/>
                </v:shape>
                <v:shape id="Text Box 246" o:spid="_x0000_s1078" type="#_x0000_t202" style="position:absolute;top:29811;width:32202;height:27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" fillcolor="#9cc2e5 [1944]" strokeweight=".5pt">
                  <v:textbox>
                    <w:txbxContent>
                      <w:p w14:paraId="21349673" w14:textId="049E65A5" w:rsidR="00381469" w:rsidRPr="00D033BE" w:rsidRDefault="00381469" w:rsidP="00381469">
                        <w:pPr>
                          <w:rPr>
                            <w:lang w:val="en-GB"/>
                          </w:rPr>
                        </w:pPr>
                        <w:r>
                          <w:rPr>
                            <w:lang w:val="en-GB"/>
                          </w:rPr>
                          <w:t>User accesses readings on apps built on a Firebase backend</w:t>
                        </w:r>
                      </w:p>
                    </w:txbxContent>
                  </v:textbox>
                </v:shape>
                <v:shape id="Picture 253" o:spid="_x0000_s1079" type="#_x0000_t75" alt="Icon&#10;&#10;Description automatically generated" style="position:absolute;left:19791;top:22171;width:3962;height:3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">
                  <v:imagedata r:id="rId26" o:title="Icon&#10;&#10;Description automatically generated"/>
                </v:shape>
                <v:shape id="Text Box 254" o:spid="_x0000_s1080" type="#_x0000_t202" style="position:absolute;left:8768;top:25928;width:10172;height:3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7MTygAAAOEAAAAPAAAAZHJzL2Rvd25yZXYueG1sRI9Ba8JA&#13;&#10;FITvBf/D8gRvdWPQ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B2/sxPKAAAA&#13;&#10;4QAAAA8AAAAAAAAAAAAAAAAABwIAAGRycy9kb3ducmV2LnhtbFBLBQYAAAAAAwADALcAAAD+AgAA&#13;&#10;AAA=&#13;&#10;" filled="f" stroked="f" strokeweight=".5pt">
                  <v:textbox>
                    <w:txbxContent>
                      <w:p w14:paraId="54B7CB99" w14:textId="33B8C208" w:rsidR="00381469" w:rsidRPr="00D033BE" w:rsidRDefault="00381469" w:rsidP="00381469">
                        <w:pPr>
                          <w:rPr>
                            <w:sz w:val="13"/>
                            <w:szCs w:val="13"/>
                            <w:lang w:val="en-GB"/>
                          </w:rPr>
                        </w:pPr>
                        <w:r>
                          <w:rPr>
                            <w:sz w:val="13"/>
                            <w:szCs w:val="13"/>
                            <w:lang w:val="en-GB"/>
                          </w:rPr>
                          <w:t>Backend</w:t>
                        </w:r>
                      </w:p>
                    </w:txbxContent>
                  </v:textbox>
                </v:shape>
              </v:group>
            </w:pict>
          </mc:Fallback>
        </mc:AlternateContent>
      </w:r>
    </w:p>
    <w:p w14:paraId="65590B42" w14:textId="7E1907B9" w:rsidR="00C728C4" w:rsidRDefault="00C728C4" w:rsidP="00272319">
      <w:pPr>
        <w:jc w:val="both"/>
        <w:rPr>
          <w:lang w:val="en-GB"/>
        </w:rPr>
      </w:pPr>
    </w:p>
    <w:p w14:paraId="583A8773" w14:textId="5ACE7C85" w:rsidR="00C728C4" w:rsidRDefault="00C728C4" w:rsidP="00272319">
      <w:pPr>
        <w:jc w:val="both"/>
        <w:rPr>
          <w:lang w:val="en-GB"/>
        </w:rPr>
      </w:pPr>
    </w:p>
    <w:p w14:paraId="2213F075" w14:textId="1E937AAE" w:rsidR="00C728C4" w:rsidRDefault="00C728C4" w:rsidP="00272319">
      <w:pPr>
        <w:jc w:val="both"/>
        <w:rPr>
          <w:lang w:val="en-GB"/>
        </w:rPr>
      </w:pPr>
    </w:p>
    <w:p w14:paraId="34CE3876" w14:textId="2F257039" w:rsidR="00625ABD" w:rsidRDefault="00625ABD" w:rsidP="00625ABD">
      <w:pPr>
        <w:jc w:val="both"/>
        <w:rPr>
          <w:ins w:id="114" w:author="Mousa Mohammed Abdulla Abdelhameid Alwaraki" w:date="2021-07-08T00:33:00Z"/>
          <w:lang w:val="en-GB"/>
        </w:rPr>
      </w:pPr>
    </w:p>
    <w:p w14:paraId="139A367C" w14:textId="2EB16425" w:rsidR="00381469" w:rsidRDefault="00381469" w:rsidP="00625ABD">
      <w:pPr>
        <w:jc w:val="both"/>
        <w:rPr>
          <w:ins w:id="115" w:author="Mousa Mohammed Abdulla Abdelhameid Alwaraki" w:date="2021-07-08T00:33:00Z"/>
          <w:lang w:val="en-GB"/>
        </w:rPr>
      </w:pPr>
    </w:p>
    <w:p w14:paraId="665BB1A3" w14:textId="66BA9E04" w:rsidR="00381469" w:rsidRDefault="00381469" w:rsidP="00625ABD">
      <w:pPr>
        <w:jc w:val="both"/>
        <w:rPr>
          <w:ins w:id="116" w:author="Mousa Mohammed Abdulla Abdelhameid Alwaraki" w:date="2021-07-08T00:33:00Z"/>
          <w:lang w:val="en-GB"/>
        </w:rPr>
      </w:pPr>
    </w:p>
    <w:p w14:paraId="204CFD8F" w14:textId="44A82553" w:rsidR="00381469" w:rsidRDefault="00381469" w:rsidP="00625ABD">
      <w:pPr>
        <w:jc w:val="both"/>
        <w:rPr>
          <w:ins w:id="117" w:author="Mousa Mohammed Abdulla Abdelhameid Alwaraki" w:date="2021-07-08T00:33:00Z"/>
          <w:lang w:val="en-GB"/>
        </w:rPr>
      </w:pPr>
    </w:p>
    <w:p w14:paraId="01ACBAD8" w14:textId="1E436FE0" w:rsidR="00381469" w:rsidRDefault="00381469" w:rsidP="00625ABD">
      <w:pPr>
        <w:jc w:val="both"/>
        <w:rPr>
          <w:ins w:id="118" w:author="Mousa Mohammed Abdulla Abdelhameid Alwaraki" w:date="2021-07-08T00:33:00Z"/>
          <w:lang w:val="en-GB"/>
        </w:rPr>
      </w:pPr>
    </w:p>
    <w:p w14:paraId="49761086" w14:textId="21834F6E" w:rsidR="00381469" w:rsidRDefault="00381469" w:rsidP="00625ABD">
      <w:pPr>
        <w:jc w:val="both"/>
        <w:rPr>
          <w:ins w:id="119" w:author="Mousa Mohammed Abdulla Abdelhameid Alwaraki" w:date="2021-07-08T00:33:00Z"/>
          <w:lang w:val="en-GB"/>
        </w:rPr>
      </w:pPr>
    </w:p>
    <w:p w14:paraId="2285F3A0" w14:textId="4015F6C5" w:rsidR="00381469" w:rsidRDefault="00381469" w:rsidP="00625ABD">
      <w:pPr>
        <w:jc w:val="both"/>
        <w:rPr>
          <w:ins w:id="120" w:author="Mousa Mohammed Abdulla Abdelhameid Alwaraki" w:date="2021-07-08T00:33:00Z"/>
          <w:lang w:val="en-GB"/>
        </w:rPr>
      </w:pPr>
    </w:p>
    <w:p w14:paraId="39F058FE" w14:textId="61CE9C13" w:rsidR="00381469" w:rsidRDefault="00381469" w:rsidP="00625ABD">
      <w:pPr>
        <w:jc w:val="both"/>
        <w:rPr>
          <w:ins w:id="121" w:author="Mousa Mohammed Abdulla Abdelhameid Alwaraki" w:date="2021-07-08T00:33:00Z"/>
          <w:lang w:val="en-GB"/>
        </w:rPr>
      </w:pPr>
    </w:p>
    <w:p w14:paraId="1FA91EDA" w14:textId="6C9BFC80" w:rsidR="00381469" w:rsidRDefault="00381469" w:rsidP="00625ABD">
      <w:pPr>
        <w:jc w:val="both"/>
        <w:rPr>
          <w:ins w:id="122" w:author="Mousa Mohammed Abdulla Abdelhameid Alwaraki" w:date="2021-07-08T00:33:00Z"/>
          <w:lang w:val="en-GB"/>
        </w:rPr>
      </w:pPr>
    </w:p>
    <w:p w14:paraId="5030C465" w14:textId="6FDACC11" w:rsidR="00381469" w:rsidRDefault="00381469" w:rsidP="00625ABD">
      <w:pPr>
        <w:jc w:val="both"/>
        <w:rPr>
          <w:ins w:id="123" w:author="Mousa Mohammed Abdulla Abdelhameid Alwaraki" w:date="2021-07-08T00:33:00Z"/>
          <w:lang w:val="en-GB"/>
        </w:rPr>
      </w:pPr>
    </w:p>
    <w:p w14:paraId="51D0BF20" w14:textId="44C12C25" w:rsidR="00381469" w:rsidRDefault="00381469" w:rsidP="00625ABD">
      <w:pPr>
        <w:jc w:val="both"/>
        <w:rPr>
          <w:ins w:id="124" w:author="Mousa Mohammed Abdulla Abdelhameid Alwaraki" w:date="2021-07-08T00:33:00Z"/>
          <w:lang w:val="en-GB"/>
        </w:rPr>
      </w:pPr>
    </w:p>
    <w:p w14:paraId="6AA686A0" w14:textId="6EF45BC2" w:rsidR="00381469" w:rsidRDefault="00381469" w:rsidP="00625ABD">
      <w:pPr>
        <w:jc w:val="both"/>
        <w:rPr>
          <w:ins w:id="125" w:author="Mousa Mohammed Abdulla Abdelhameid Alwaraki" w:date="2021-07-08T00:33:00Z"/>
          <w:lang w:val="en-GB"/>
        </w:rPr>
      </w:pPr>
    </w:p>
    <w:p w14:paraId="17386AE7" w14:textId="785DAF67" w:rsidR="00381469" w:rsidRDefault="00381469" w:rsidP="00625ABD">
      <w:pPr>
        <w:jc w:val="both"/>
        <w:rPr>
          <w:ins w:id="126" w:author="Mousa Mohammed Abdulla Abdelhameid Alwaraki" w:date="2021-07-08T00:33:00Z"/>
          <w:lang w:val="en-GB"/>
        </w:rPr>
      </w:pPr>
    </w:p>
    <w:p w14:paraId="7D3AE92E" w14:textId="7D1F7358" w:rsidR="00381469" w:rsidRDefault="00381469" w:rsidP="00625ABD">
      <w:pPr>
        <w:jc w:val="both"/>
        <w:rPr>
          <w:ins w:id="127" w:author="Mousa Mohammed Abdulla Abdelhameid Alwaraki" w:date="2021-07-08T00:33:00Z"/>
          <w:lang w:val="en-GB"/>
        </w:rPr>
      </w:pPr>
    </w:p>
    <w:p w14:paraId="0F4DD353" w14:textId="342BFA07" w:rsidR="00381469" w:rsidRDefault="00381469" w:rsidP="00625ABD">
      <w:pPr>
        <w:jc w:val="both"/>
        <w:rPr>
          <w:ins w:id="128" w:author="Mousa Mohammed Abdulla Abdelhameid Alwaraki" w:date="2021-07-08T00:33:00Z"/>
          <w:lang w:val="en-GB"/>
        </w:rPr>
      </w:pPr>
    </w:p>
    <w:p w14:paraId="157CA71A" w14:textId="4193BAF2" w:rsidR="00381469" w:rsidRDefault="00381469" w:rsidP="00625ABD">
      <w:pPr>
        <w:jc w:val="both"/>
        <w:rPr>
          <w:ins w:id="129" w:author="Mousa Mohammed Abdulla Abdelhameid Alwaraki" w:date="2021-07-08T00:33:00Z"/>
          <w:lang w:val="en-GB"/>
        </w:rPr>
      </w:pPr>
    </w:p>
    <w:p w14:paraId="66BD9D39" w14:textId="77777777" w:rsidR="00381469" w:rsidRDefault="00381469" w:rsidP="00625ABD">
      <w:pPr>
        <w:jc w:val="both"/>
        <w:rPr>
          <w:lang w:val="en-GB"/>
        </w:rPr>
      </w:pPr>
    </w:p>
    <w:p w14:paraId="00A9B59A" w14:textId="37A3386B" w:rsidR="00C728C4" w:rsidRDefault="00C728C4" w:rsidP="00272319">
      <w:pPr>
        <w:jc w:val="both"/>
        <w:rPr>
          <w:lang w:val="en-GB"/>
        </w:rPr>
      </w:pPr>
    </w:p>
    <w:p w14:paraId="23079794" w14:textId="6DC96CDB" w:rsidR="00C728C4" w:rsidRDefault="00C728C4" w:rsidP="00272319">
      <w:pPr>
        <w:jc w:val="both"/>
        <w:rPr>
          <w:lang w:val="en-GB"/>
        </w:rPr>
      </w:pPr>
    </w:p>
    <w:p w14:paraId="0BDCA09A" w14:textId="1E8CB2A1" w:rsidR="00381469" w:rsidRDefault="00381469">
      <w:pPr>
        <w:jc w:val="both"/>
        <w:rPr>
          <w:ins w:id="130" w:author="Mousa Mohammed Abdulla Abdelhameid Alwaraki" w:date="2021-07-08T00:38:00Z"/>
          <w:lang w:val="en-GB"/>
        </w:rPr>
      </w:pPr>
    </w:p>
    <w:p w14:paraId="6DBB7D07" w14:textId="28226C80" w:rsidR="00C728C4" w:rsidRDefault="008D55F1">
      <w:pPr>
        <w:jc w:val="both"/>
        <w:rPr>
          <w:lang w:val="en-GB"/>
        </w:rPr>
      </w:pPr>
      <w:r>
        <w:rPr>
          <w:lang w:val="en-GB"/>
        </w:rPr>
        <w:t xml:space="preserve">Firebase is best </w:t>
      </w:r>
      <w:r w:rsidR="00DC7DB3">
        <w:rPr>
          <w:lang w:val="en-GB"/>
        </w:rPr>
        <w:t xml:space="preserve">utilized </w:t>
      </w:r>
      <w:r>
        <w:rPr>
          <w:lang w:val="en-GB"/>
        </w:rPr>
        <w:t xml:space="preserve">as a back end for applications. While the website can be used for readings and manipulating actuators, </w:t>
      </w:r>
      <w:r w:rsidR="00DC7DB3">
        <w:rPr>
          <w:lang w:val="en-GB"/>
        </w:rPr>
        <w:t xml:space="preserve">it is </w:t>
      </w:r>
      <w:r>
        <w:rPr>
          <w:lang w:val="en-GB"/>
        </w:rPr>
        <w:t xml:space="preserve">not </w:t>
      </w:r>
      <w:r w:rsidR="00DC7DB3">
        <w:rPr>
          <w:lang w:val="en-GB"/>
        </w:rPr>
        <w:t>user-</w:t>
      </w:r>
      <w:r>
        <w:rPr>
          <w:lang w:val="en-GB"/>
        </w:rPr>
        <w:t xml:space="preserve">friendly, and therefore is not recommended. </w:t>
      </w:r>
      <w:r w:rsidR="0078416F">
        <w:rPr>
          <w:lang w:val="en-GB"/>
        </w:rPr>
        <w:t xml:space="preserve">Therefore, for </w:t>
      </w:r>
      <w:r>
        <w:rPr>
          <w:lang w:val="en-GB"/>
        </w:rPr>
        <w:t>the usage of this prototype</w:t>
      </w:r>
      <w:r w:rsidR="00DC7DB3">
        <w:rPr>
          <w:lang w:val="en-GB"/>
        </w:rPr>
        <w:t>,</w:t>
      </w:r>
      <w:r>
        <w:rPr>
          <w:lang w:val="en-GB"/>
        </w:rPr>
        <w:t xml:space="preserve"> no application will be built to take advantage of Firebase</w:t>
      </w:r>
      <w:r w:rsidR="00DC7DB3">
        <w:rPr>
          <w:lang w:val="en-GB"/>
        </w:rPr>
        <w:t>. H</w:t>
      </w:r>
      <w:r>
        <w:rPr>
          <w:lang w:val="en-GB"/>
        </w:rPr>
        <w:t>owever</w:t>
      </w:r>
      <w:r w:rsidR="00DC7DB3">
        <w:rPr>
          <w:lang w:val="en-GB"/>
        </w:rPr>
        <w:t>,</w:t>
      </w:r>
      <w:r>
        <w:rPr>
          <w:lang w:val="en-GB"/>
        </w:rPr>
        <w:t xml:space="preserve"> if the prototype is converted into a user product, an application built using firebase as a back end is recommended.</w:t>
      </w:r>
    </w:p>
    <w:p w14:paraId="0414A454" w14:textId="5C4974C3" w:rsidR="008200C4" w:rsidRDefault="008200C4" w:rsidP="00C5063F">
      <w:pPr>
        <w:jc w:val="both"/>
      </w:pPr>
    </w:p>
    <w:p w14:paraId="64012539" w14:textId="01B89E79" w:rsidR="00E1578E" w:rsidRDefault="00E1578E" w:rsidP="004E2404">
      <w:pPr>
        <w:pStyle w:val="Heading3"/>
      </w:pPr>
      <w:r>
        <w:t>Homebridge</w:t>
      </w:r>
    </w:p>
    <w:p w14:paraId="4CE6E21C" w14:textId="5A70098A" w:rsidR="00E1578E" w:rsidRDefault="00E1578E">
      <w:pPr>
        <w:jc w:val="both"/>
        <w:rPr>
          <w:lang w:val="en-GB"/>
        </w:rPr>
      </w:pPr>
      <w:r w:rsidRPr="00821C02">
        <w:rPr>
          <w:lang w:val="en-GB"/>
        </w:rPr>
        <w:t xml:space="preserve">Homebridge is a service that turns IoT system components into ‘smart’ devices that can be </w:t>
      </w:r>
      <w:r w:rsidR="00DC7DB3" w:rsidRPr="00821C02">
        <w:rPr>
          <w:lang w:val="en-GB"/>
        </w:rPr>
        <w:t>recogni</w:t>
      </w:r>
      <w:r w:rsidR="00DC7DB3">
        <w:rPr>
          <w:lang w:val="en-GB"/>
        </w:rPr>
        <w:t>z</w:t>
      </w:r>
      <w:r w:rsidR="00DC7DB3" w:rsidRPr="00821C02">
        <w:rPr>
          <w:lang w:val="en-GB"/>
        </w:rPr>
        <w:t xml:space="preserve">ed </w:t>
      </w:r>
      <w:r w:rsidRPr="00821C02">
        <w:rPr>
          <w:lang w:val="en-GB"/>
        </w:rPr>
        <w:t xml:space="preserve">using Apple’s Home, which allows for native Siri integration out of the box. </w:t>
      </w:r>
      <w:r>
        <w:rPr>
          <w:lang w:val="en-GB"/>
        </w:rPr>
        <w:t>It can be downloaded onto a host device, such as a Raspberry Pi, then integrated with Node-RED or any MQTT service.</w:t>
      </w:r>
    </w:p>
    <w:p w14:paraId="507D2B2E" w14:textId="77777777" w:rsidR="00E1578E" w:rsidRDefault="00E1578E" w:rsidP="00E1578E">
      <w:pPr>
        <w:jc w:val="both"/>
        <w:rPr>
          <w:lang w:val="en-GB"/>
        </w:rPr>
      </w:pPr>
    </w:p>
    <w:p w14:paraId="0A5BEFCE" w14:textId="384FB5B2" w:rsidR="00E1578E" w:rsidRPr="00821C02" w:rsidRDefault="00E1578E">
      <w:pPr>
        <w:jc w:val="both"/>
        <w:rPr>
          <w:lang w:val="en-GB"/>
        </w:rPr>
      </w:pPr>
      <w:r w:rsidRPr="00821C02">
        <w:rPr>
          <w:lang w:val="en-GB"/>
        </w:rPr>
        <w:t xml:space="preserve">In order to connect MQTT devices to </w:t>
      </w:r>
      <w:r>
        <w:rPr>
          <w:lang w:val="en-GB"/>
        </w:rPr>
        <w:t>H</w:t>
      </w:r>
      <w:r w:rsidRPr="00821C02">
        <w:rPr>
          <w:lang w:val="en-GB"/>
        </w:rPr>
        <w:t>omebridge</w:t>
      </w:r>
      <w:r w:rsidR="00DC7DB3">
        <w:rPr>
          <w:lang w:val="en-GB"/>
        </w:rPr>
        <w:t>,</w:t>
      </w:r>
      <w:r w:rsidRPr="00821C02">
        <w:rPr>
          <w:lang w:val="en-GB"/>
        </w:rPr>
        <w:t xml:space="preserve"> a plugin named ‘Homebridge Mqttthing’ needs to be added. After the plugin is added and </w:t>
      </w:r>
      <w:r>
        <w:rPr>
          <w:lang w:val="en-GB"/>
        </w:rPr>
        <w:t>H</w:t>
      </w:r>
      <w:r w:rsidRPr="00821C02">
        <w:rPr>
          <w:lang w:val="en-GB"/>
        </w:rPr>
        <w:t>omebridge is restarted, each device needs to be added to the plugin with the correct topic subscriptions.</w:t>
      </w:r>
      <w:r w:rsidR="0078416F">
        <w:rPr>
          <w:lang w:val="en-GB"/>
        </w:rPr>
        <w:t xml:space="preserve"> After that,</w:t>
      </w:r>
      <w:r w:rsidR="005B6AB2">
        <w:rPr>
          <w:lang w:val="en-GB"/>
        </w:rPr>
        <w:t xml:space="preserve"> </w:t>
      </w:r>
      <w:r w:rsidR="0078416F">
        <w:rPr>
          <w:lang w:val="en-GB"/>
        </w:rPr>
        <w:t xml:space="preserve">the </w:t>
      </w:r>
      <w:r w:rsidR="00A205AA">
        <w:rPr>
          <w:lang w:val="en-GB"/>
        </w:rPr>
        <w:t xml:space="preserve">Homebridge website can be used </w:t>
      </w:r>
      <w:r w:rsidR="00DC7DB3">
        <w:rPr>
          <w:lang w:val="en-GB"/>
        </w:rPr>
        <w:t>on a local network using the Homebridge UI plugin,</w:t>
      </w:r>
      <w:r w:rsidR="002A51EC">
        <w:rPr>
          <w:lang w:val="en-GB"/>
        </w:rPr>
        <w:t xml:space="preserve"> which runs like </w:t>
      </w:r>
      <w:r w:rsidR="00DC7DB3">
        <w:rPr>
          <w:lang w:val="en-GB"/>
        </w:rPr>
        <w:t xml:space="preserve">the </w:t>
      </w:r>
      <w:r w:rsidR="002A51EC">
        <w:rPr>
          <w:lang w:val="en-GB"/>
        </w:rPr>
        <w:t>Node-RED dashboard.</w:t>
      </w:r>
    </w:p>
    <w:p w14:paraId="040B585A" w14:textId="1D1C0B65" w:rsidR="00E1578E" w:rsidRPr="00821C02" w:rsidRDefault="00E1578E" w:rsidP="00E1578E">
      <w:pPr>
        <w:jc w:val="both"/>
        <w:rPr>
          <w:lang w:val="en-GB"/>
        </w:rPr>
      </w:pPr>
    </w:p>
    <w:p w14:paraId="2D230D5E" w14:textId="2BBF932E" w:rsidR="00AA0875" w:rsidRDefault="00AA0875">
      <w:pPr>
        <w:jc w:val="both"/>
        <w:rPr>
          <w:lang w:val="en-GB"/>
        </w:rPr>
      </w:pPr>
      <w:r>
        <w:rPr>
          <w:lang w:val="en-GB"/>
        </w:rPr>
        <w:t>To use Homebridge to its capabilities</w:t>
      </w:r>
      <w:r w:rsidR="00DC7DB3">
        <w:rPr>
          <w:lang w:val="en-GB"/>
        </w:rPr>
        <w:t>,</w:t>
      </w:r>
      <w:r>
        <w:rPr>
          <w:lang w:val="en-GB"/>
        </w:rPr>
        <w:t xml:space="preserve"> the </w:t>
      </w:r>
      <w:r w:rsidR="00DC7DB3">
        <w:rPr>
          <w:lang w:val="en-GB"/>
        </w:rPr>
        <w:t>host device's network</w:t>
      </w:r>
      <w:r>
        <w:rPr>
          <w:lang w:val="en-GB"/>
        </w:rPr>
        <w:t xml:space="preserve"> must be connected to the internet. This allows for Siri and Home Application to be able to get readings and manipulate actuators. However, the iOS device must be connected to the same network as the host device.</w:t>
      </w:r>
    </w:p>
    <w:p w14:paraId="761854A6" w14:textId="53807B83" w:rsidR="00AA0875" w:rsidRDefault="00AA0875" w:rsidP="00E1578E">
      <w:pPr>
        <w:jc w:val="both"/>
        <w:rPr>
          <w:lang w:val="en-GB"/>
        </w:rPr>
      </w:pPr>
    </w:p>
    <w:p w14:paraId="39944941" w14:textId="4132DCAC" w:rsidR="00E1578E" w:rsidRDefault="00E1578E">
      <w:pPr>
        <w:jc w:val="both"/>
        <w:rPr>
          <w:ins w:id="131" w:author="Mousa Mohammed Abdulla Abdelhameid Alwaraki" w:date="2021-07-08T00:41:00Z"/>
          <w:lang w:val="en-GB"/>
        </w:rPr>
      </w:pPr>
      <w:r w:rsidRPr="009F767F">
        <w:rPr>
          <w:lang w:val="en-GB"/>
        </w:rPr>
        <w:t>One limitation</w:t>
      </w:r>
      <w:r w:rsidR="004A6C9C">
        <w:rPr>
          <w:lang w:val="en-GB"/>
        </w:rPr>
        <w:t xml:space="preserve"> of </w:t>
      </w:r>
      <w:r w:rsidRPr="009F767F">
        <w:rPr>
          <w:lang w:val="en-GB"/>
        </w:rPr>
        <w:t>the Homebridge application</w:t>
      </w:r>
      <w:r w:rsidR="00DC7DB3">
        <w:rPr>
          <w:lang w:val="en-GB"/>
        </w:rPr>
        <w:t xml:space="preserve"> is that Homebridge uses the MQTT server, Homebridge UI,</w:t>
      </w:r>
      <w:r w:rsidRPr="009F767F">
        <w:rPr>
          <w:lang w:val="en-GB"/>
        </w:rPr>
        <w:t xml:space="preserve"> and even the </w:t>
      </w:r>
      <w:proofErr w:type="gramStart"/>
      <w:r w:rsidRPr="009F767F">
        <w:rPr>
          <w:lang w:val="en-GB"/>
        </w:rPr>
        <w:t>Home</w:t>
      </w:r>
      <w:proofErr w:type="gramEnd"/>
      <w:r w:rsidRPr="009F767F">
        <w:rPr>
          <w:lang w:val="en-GB"/>
        </w:rPr>
        <w:t xml:space="preserve"> app/Siri have to be on the same network as the MQTT broker (the Raspberry Pi in this case) in order for them to </w:t>
      </w:r>
      <w:r w:rsidRPr="009F767F">
        <w:rPr>
          <w:lang w:val="en-GB"/>
        </w:rPr>
        <w:t xml:space="preserve">function. This depletes the value of Homebridge, as the whole purpose of the project is to control actuators and get sensor readings at any location at any given time. However, there are a couple of ways to bypass this issue. </w:t>
      </w:r>
    </w:p>
    <w:p w14:paraId="22D3EBE5" w14:textId="54E96E9B" w:rsidR="000A78C0" w:rsidRDefault="00112FD5">
      <w:pPr>
        <w:jc w:val="both"/>
        <w:rPr>
          <w:ins w:id="132" w:author="Mousa Mohammed Abdulla Abdelhameid Alwaraki" w:date="2021-07-08T00:41:00Z"/>
          <w:lang w:val="en-GB"/>
        </w:rPr>
      </w:pPr>
      <w:r>
        <w:rPr>
          <w:noProof/>
          <w:lang w:val="en-GB"/>
        </w:rPr>
        <mc:AlternateContent>
          <mc:Choice Requires="wpg">
            <w:drawing>
              <wp:anchor distT="0" distB="0" distL="114300" distR="114300" simplePos="0" relativeHeight="251662336" behindDoc="0" locked="0" layoutInCell="1" allowOverlap="1" wp14:anchorId="18096103" wp14:editId="1C6D08EB">
                <wp:simplePos x="0" y="0"/>
                <wp:positionH relativeFrom="column">
                  <wp:posOffset>187325</wp:posOffset>
                </wp:positionH>
                <wp:positionV relativeFrom="paragraph">
                  <wp:posOffset>136616</wp:posOffset>
                </wp:positionV>
                <wp:extent cx="2654969" cy="3224463"/>
                <wp:effectExtent l="0" t="0" r="12065" b="14605"/>
                <wp:wrapNone/>
                <wp:docPr id="321" name="Group 321"/>
                <wp:cNvGraphicFramePr/>
                <a:graphic xmlns:a="http://schemas.openxmlformats.org/drawingml/2006/main">
                  <a:graphicData uri="http://schemas.microsoft.com/office/word/2010/wordprocessingGroup">
                    <wpg:wgp>
                      <wpg:cNvGrpSpPr/>
                      <wpg:grpSpPr>
                        <a:xfrm>
                          <a:off x="0" y="0"/>
                          <a:ext cx="2654969" cy="3224463"/>
                          <a:chOff x="0" y="0"/>
                          <a:chExt cx="3267710" cy="3355412"/>
                        </a:xfrm>
                      </wpg:grpSpPr>
                      <wps:wsp>
                        <wps:cNvPr id="255" name="Text Box 255"/>
                        <wps:cNvSpPr txBox="1"/>
                        <wps:spPr>
                          <a:xfrm>
                            <a:off x="1082843" y="0"/>
                            <a:ext cx="1196874" cy="417122"/>
                          </a:xfrm>
                          <a:prstGeom prst="rect">
                            <a:avLst/>
                          </a:prstGeom>
                          <a:solidFill>
                            <a:schemeClr val="accent5">
                              <a:lumMod val="60000"/>
                              <a:lumOff val="40000"/>
                            </a:schemeClr>
                          </a:solidFill>
                          <a:ln w="6350">
                            <a:solidFill>
                              <a:prstClr val="black"/>
                            </a:solidFill>
                          </a:ln>
                        </wps:spPr>
                        <wps:txbx>
                          <w:txbxContent>
                            <w:p w14:paraId="0896C6D7" w14:textId="77777777" w:rsidR="000A78C0" w:rsidRDefault="000A78C0" w:rsidP="000A78C0">
                              <w:pPr>
                                <w:rPr>
                                  <w:lang w:val="en-GB"/>
                                </w:rPr>
                              </w:pPr>
                              <w:r>
                                <w:rPr>
                                  <w:lang w:val="en-GB"/>
                                </w:rPr>
                                <w:t>Thermal Camera</w:t>
                              </w:r>
                            </w:p>
                            <w:p w14:paraId="1B56E4C0" w14:textId="1D1E867B" w:rsidR="000A78C0" w:rsidRPr="00D033BE" w:rsidRDefault="000A78C0" w:rsidP="000A78C0">
                              <w:pPr>
                                <w:rPr>
                                  <w:sz w:val="16"/>
                                  <w:szCs w:val="16"/>
                                  <w:lang w:val="en-GB"/>
                                </w:rPr>
                              </w:pPr>
                              <w:r w:rsidRPr="00D033BE">
                                <w:rPr>
                                  <w:sz w:val="16"/>
                                  <w:szCs w:val="16"/>
                                  <w:lang w:val="en-GB"/>
                                </w:rPr>
                                <w:t>(AMG8833)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729916" y="529389"/>
                            <a:ext cx="1017270" cy="315595"/>
                          </a:xfrm>
                          <a:prstGeom prst="rect">
                            <a:avLst/>
                          </a:prstGeom>
                          <a:noFill/>
                          <a:ln w="6350">
                            <a:noFill/>
                          </a:ln>
                        </wps:spPr>
                        <wps:txbx>
                          <w:txbxContent>
                            <w:p w14:paraId="59CF0592" w14:textId="672E68EE" w:rsidR="000A78C0" w:rsidRPr="00D033BE" w:rsidRDefault="000A78C0" w:rsidP="000A78C0">
                              <w:pPr>
                                <w:rPr>
                                  <w:sz w:val="13"/>
                                  <w:szCs w:val="13"/>
                                  <w:lang w:val="en-GB"/>
                                </w:rPr>
                              </w:pPr>
                              <w:r>
                                <w:rPr>
                                  <w:sz w:val="13"/>
                                  <w:szCs w:val="13"/>
                                  <w:lang w:val="en-GB"/>
                                </w:rPr>
                                <w:t xml:space="preserve">Passes thermal readings using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5" name="Picture 265" descr="A picture containing text, electronics&#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l="19520" t="21987" r="18365" b="20547"/>
                          <a:stretch/>
                        </pic:blipFill>
                        <pic:spPr bwMode="auto">
                          <a:xfrm>
                            <a:off x="2005264" y="256673"/>
                            <a:ext cx="467360" cy="432435"/>
                          </a:xfrm>
                          <a:prstGeom prst="rect">
                            <a:avLst/>
                          </a:prstGeom>
                          <a:ln>
                            <a:noFill/>
                          </a:ln>
                          <a:extLst>
                            <a:ext uri="{53640926-AAD7-44D8-BBD7-CCE9431645EC}">
                              <a14:shadowObscured xmlns:a14="http://schemas.microsoft.com/office/drawing/2010/main"/>
                            </a:ext>
                          </a:extLst>
                        </pic:spPr>
                      </pic:pic>
                      <wps:wsp>
                        <wps:cNvPr id="257" name="Text Box 257"/>
                        <wps:cNvSpPr txBox="1"/>
                        <wps:spPr>
                          <a:xfrm>
                            <a:off x="1082843" y="1018673"/>
                            <a:ext cx="1196874" cy="417122"/>
                          </a:xfrm>
                          <a:prstGeom prst="rect">
                            <a:avLst/>
                          </a:prstGeom>
                          <a:solidFill>
                            <a:schemeClr val="accent5">
                              <a:lumMod val="60000"/>
                              <a:lumOff val="40000"/>
                            </a:schemeClr>
                          </a:solidFill>
                          <a:ln w="6350">
                            <a:solidFill>
                              <a:prstClr val="black"/>
                            </a:solidFill>
                          </a:ln>
                        </wps:spPr>
                        <wps:txbx>
                          <w:txbxContent>
                            <w:p w14:paraId="3489FE11" w14:textId="77777777" w:rsidR="000A78C0" w:rsidRDefault="000A78C0" w:rsidP="000A78C0">
                              <w:pPr>
                                <w:rPr>
                                  <w:lang w:val="en-GB"/>
                                </w:rPr>
                              </w:pPr>
                              <w:r>
                                <w:rPr>
                                  <w:lang w:val="en-GB"/>
                                </w:rPr>
                                <w:t>Microcontroller</w:t>
                              </w:r>
                            </w:p>
                            <w:p w14:paraId="2CE494F0" w14:textId="0EFC4B95" w:rsidR="000A78C0" w:rsidRPr="00D033BE" w:rsidRDefault="000A78C0" w:rsidP="000A78C0">
                              <w:pPr>
                                <w:rPr>
                                  <w:sz w:val="16"/>
                                  <w:szCs w:val="16"/>
                                  <w:lang w:val="en-GB"/>
                                </w:rPr>
                              </w:pPr>
                              <w:r>
                                <w:rPr>
                                  <w:sz w:val="16"/>
                                  <w:szCs w:val="16"/>
                                  <w:lang w:val="en-GB"/>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a:off x="1675732" y="409073"/>
                            <a:ext cx="0" cy="600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6" name="Picture 266" descr="A close-up of a chip&#10;&#10;Description automatically generated with low confidence"/>
                          <pic:cNvPicPr>
                            <a:picLocks noChangeAspect="1"/>
                          </pic:cNvPicPr>
                        </pic:nvPicPr>
                        <pic:blipFill rotWithShape="1">
                          <a:blip r:embed="rId28" cstate="print">
                            <a:extLst>
                              <a:ext uri="{28A0092B-C50C-407E-A947-70E740481C1C}">
                                <a14:useLocalDpi xmlns:a14="http://schemas.microsoft.com/office/drawing/2010/main" val="0"/>
                              </a:ext>
                            </a:extLst>
                          </a:blip>
                          <a:srcRect t="16361" b="12594"/>
                          <a:stretch/>
                        </pic:blipFill>
                        <pic:spPr bwMode="auto">
                          <a:xfrm>
                            <a:off x="1965158" y="1283368"/>
                            <a:ext cx="541020" cy="384175"/>
                          </a:xfrm>
                          <a:prstGeom prst="rect">
                            <a:avLst/>
                          </a:prstGeom>
                          <a:ln>
                            <a:noFill/>
                          </a:ln>
                          <a:extLst>
                            <a:ext uri="{53640926-AAD7-44D8-BBD7-CCE9431645EC}">
                              <a14:shadowObscured xmlns:a14="http://schemas.microsoft.com/office/drawing/2010/main"/>
                            </a:ext>
                          </a:extLst>
                        </pic:spPr>
                      </pic:pic>
                      <wps:wsp>
                        <wps:cNvPr id="259" name="Straight Arrow Connector 259"/>
                        <wps:cNvCnPr/>
                        <wps:spPr>
                          <a:xfrm>
                            <a:off x="1675732" y="1427747"/>
                            <a:ext cx="0" cy="539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0" name="Text Box 260"/>
                        <wps:cNvSpPr txBox="1"/>
                        <wps:spPr>
                          <a:xfrm>
                            <a:off x="729916" y="1532021"/>
                            <a:ext cx="1017184" cy="306652"/>
                          </a:xfrm>
                          <a:prstGeom prst="rect">
                            <a:avLst/>
                          </a:prstGeom>
                          <a:noFill/>
                          <a:ln w="6350">
                            <a:noFill/>
                          </a:ln>
                        </wps:spPr>
                        <wps:txbx>
                          <w:txbxContent>
                            <w:p w14:paraId="26A329B1" w14:textId="17D3DD52" w:rsidR="000A78C0" w:rsidRPr="00D033BE" w:rsidRDefault="000A78C0" w:rsidP="000A78C0">
                              <w:pPr>
                                <w:rPr>
                                  <w:sz w:val="13"/>
                                  <w:szCs w:val="13"/>
                                  <w:lang w:val="en-GB"/>
                                </w:rPr>
                              </w:pPr>
                              <w:r>
                                <w:rPr>
                                  <w:sz w:val="13"/>
                                  <w:szCs w:val="13"/>
                                  <w:lang w:val="en-GB"/>
                                </w:rPr>
                                <w:t>MQTT hosted on a LAN network by 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1082843" y="1973178"/>
                            <a:ext cx="1196874" cy="417122"/>
                          </a:xfrm>
                          <a:prstGeom prst="rect">
                            <a:avLst/>
                          </a:prstGeom>
                          <a:solidFill>
                            <a:schemeClr val="accent5">
                              <a:lumMod val="60000"/>
                              <a:lumOff val="40000"/>
                            </a:schemeClr>
                          </a:solidFill>
                          <a:ln w="6350">
                            <a:solidFill>
                              <a:prstClr val="black"/>
                            </a:solidFill>
                          </a:ln>
                        </wps:spPr>
                        <wps:txbx>
                          <w:txbxContent>
                            <w:p w14:paraId="31373C50" w14:textId="329521A4" w:rsidR="000A78C0" w:rsidRPr="00D033BE" w:rsidRDefault="000A78C0" w:rsidP="000A78C0">
                              <w:pPr>
                                <w:rPr>
                                  <w:sz w:val="16"/>
                                  <w:szCs w:val="16"/>
                                  <w:lang w:val="en-GB"/>
                                </w:rPr>
                              </w:pPr>
                              <w:r>
                                <w:rPr>
                                  <w:lang w:val="en-GB"/>
                                </w:rPr>
                                <w:t>Home-Bridge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Arrow Connector 263"/>
                        <wps:cNvCnPr/>
                        <wps:spPr>
                          <a:xfrm>
                            <a:off x="1675732" y="2390273"/>
                            <a:ext cx="0" cy="576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Text Box 264"/>
                        <wps:cNvSpPr txBox="1"/>
                        <wps:spPr>
                          <a:xfrm>
                            <a:off x="729916" y="2502568"/>
                            <a:ext cx="1017184" cy="391886"/>
                          </a:xfrm>
                          <a:prstGeom prst="rect">
                            <a:avLst/>
                          </a:prstGeom>
                          <a:noFill/>
                          <a:ln w="6350">
                            <a:noFill/>
                          </a:ln>
                        </wps:spPr>
                        <wps:txbx>
                          <w:txbxContent>
                            <w:p w14:paraId="149DD936" w14:textId="7DFB6230" w:rsidR="000A78C0" w:rsidRPr="00D033BE" w:rsidRDefault="000A78C0" w:rsidP="000A78C0">
                              <w:pPr>
                                <w:rPr>
                                  <w:sz w:val="13"/>
                                  <w:szCs w:val="13"/>
                                  <w:lang w:val="en-GB"/>
                                </w:rPr>
                              </w:pPr>
                              <w:r>
                                <w:rPr>
                                  <w:sz w:val="13"/>
                                  <w:szCs w:val="13"/>
                                  <w:lang w:val="en-GB"/>
                                </w:rPr>
                                <w:t>MQTT hosted on a Raspberry Pi connected to LAN and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Text Box 262"/>
                        <wps:cNvSpPr txBox="1"/>
                        <wps:spPr>
                          <a:xfrm>
                            <a:off x="0" y="2967789"/>
                            <a:ext cx="3267710" cy="387623"/>
                          </a:xfrm>
                          <a:prstGeom prst="rect">
                            <a:avLst/>
                          </a:prstGeom>
                          <a:solidFill>
                            <a:schemeClr val="accent5">
                              <a:lumMod val="60000"/>
                              <a:lumOff val="40000"/>
                            </a:schemeClr>
                          </a:solidFill>
                          <a:ln w="6350">
                            <a:solidFill>
                              <a:prstClr val="black"/>
                            </a:solidFill>
                          </a:ln>
                        </wps:spPr>
                        <wps:txbx>
                          <w:txbxContent>
                            <w:p w14:paraId="5307E510" w14:textId="02FE4219" w:rsidR="000A78C0" w:rsidRPr="00D033BE" w:rsidRDefault="000A78C0" w:rsidP="000A78C0">
                              <w:pPr>
                                <w:rPr>
                                  <w:lang w:val="en-GB"/>
                                </w:rPr>
                              </w:pPr>
                              <w:r>
                                <w:rPr>
                                  <w:lang w:val="en-GB"/>
                                </w:rPr>
                                <w:t xml:space="preserve">User accesses readings via Siri and iOS Home App only on same Network as </w:t>
                              </w:r>
                              <w:r w:rsidR="004952A9">
                                <w:rPr>
                                  <w:lang w:val="en-GB"/>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9" name="Picture 269" descr="Icon&#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965158" y="2165684"/>
                            <a:ext cx="457835" cy="4578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096103" id="Group 321" o:spid="_x0000_s1081" style="position:absolute;left:0;text-align:left;margin-left:14.75pt;margin-top:10.75pt;width:209.05pt;height:253.9pt;z-index:251662336;mso-width-relative:margin;mso-height-relative:margin" coordsize="32677,335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">
                <v:shape id="Text Box 255" o:spid="_x0000_s1082" type="#_x0000_t202" style="position:absolute;left:10828;width:11969;height:4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" fillcolor="#9cc2e5 [1944]" strokeweight=".5pt">
                  <v:textbox>
                    <w:txbxContent>
                      <w:p w14:paraId="0896C6D7" w14:textId="77777777" w:rsidR="000A78C0" w:rsidRDefault="000A78C0" w:rsidP="000A78C0">
                        <w:pPr>
                          <w:rPr>
                            <w:lang w:val="en-GB"/>
                          </w:rPr>
                        </w:pPr>
                        <w:r>
                          <w:rPr>
                            <w:lang w:val="en-GB"/>
                          </w:rPr>
                          <w:t>Thermal Camera</w:t>
                        </w:r>
                      </w:p>
                      <w:p w14:paraId="1B56E4C0" w14:textId="1D1E867B" w:rsidR="000A78C0" w:rsidRPr="00D033BE" w:rsidRDefault="000A78C0" w:rsidP="000A78C0">
                        <w:pPr>
                          <w:rPr>
                            <w:sz w:val="16"/>
                            <w:szCs w:val="16"/>
                            <w:lang w:val="en-GB"/>
                          </w:rPr>
                        </w:pPr>
                        <w:r w:rsidRPr="00D033BE">
                          <w:rPr>
                            <w:sz w:val="16"/>
                            <w:szCs w:val="16"/>
                            <w:lang w:val="en-GB"/>
                          </w:rPr>
                          <w:t>(AMG8833)</w:t>
                        </w:r>
                      </w:p>
                    </w:txbxContent>
                  </v:textbox>
                </v:shape>
                <v:shape id="Text Box 256" o:spid="_x0000_s1083" type="#_x0000_t202" style="position:absolute;left:7299;top:5293;width:10172;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" filled="f" stroked="f" strokeweight=".5pt">
                  <v:textbox>
                    <w:txbxContent>
                      <w:p w14:paraId="59CF0592" w14:textId="672E68EE" w:rsidR="000A78C0" w:rsidRPr="00D033BE" w:rsidRDefault="000A78C0" w:rsidP="000A78C0">
                        <w:pPr>
                          <w:rPr>
                            <w:sz w:val="13"/>
                            <w:szCs w:val="13"/>
                            <w:lang w:val="en-GB"/>
                          </w:rPr>
                        </w:pPr>
                        <w:r>
                          <w:rPr>
                            <w:sz w:val="13"/>
                            <w:szCs w:val="13"/>
                            <w:lang w:val="en-GB"/>
                          </w:rPr>
                          <w:t xml:space="preserve">Passes thermal readings using Arduino </w:t>
                        </w:r>
                      </w:p>
                    </w:txbxContent>
                  </v:textbox>
                </v:shape>
                <v:shape id="Picture 265" o:spid="_x0000_s1084" type="#_x0000_t75" alt="A picture containing text, electronics&#10;&#10;Description automatically generated" style="position:absolute;left:20052;top:2566;width:4674;height:43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">
                  <v:imagedata r:id="rId30" o:title="A picture containing text, electronics&#10;&#10;Description automatically generated" croptop="14409f" cropbottom="13466f" cropleft="12793f" cropright="12036f"/>
                </v:shape>
                <v:shape id="Text Box 257" o:spid="_x0000_s1085" type="#_x0000_t202" style="position:absolute;left:10828;top:10186;width:11969;height:41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" fillcolor="#9cc2e5 [1944]" strokeweight=".5pt">
                  <v:textbox>
                    <w:txbxContent>
                      <w:p w14:paraId="3489FE11" w14:textId="77777777" w:rsidR="000A78C0" w:rsidRDefault="000A78C0" w:rsidP="000A78C0">
                        <w:pPr>
                          <w:rPr>
                            <w:lang w:val="en-GB"/>
                          </w:rPr>
                        </w:pPr>
                        <w:r>
                          <w:rPr>
                            <w:lang w:val="en-GB"/>
                          </w:rPr>
                          <w:t>Microcontroller</w:t>
                        </w:r>
                      </w:p>
                      <w:p w14:paraId="2CE494F0" w14:textId="0EFC4B95" w:rsidR="000A78C0" w:rsidRPr="00D033BE" w:rsidRDefault="000A78C0" w:rsidP="000A78C0">
                        <w:pPr>
                          <w:rPr>
                            <w:sz w:val="16"/>
                            <w:szCs w:val="16"/>
                            <w:lang w:val="en-GB"/>
                          </w:rPr>
                        </w:pPr>
                        <w:r>
                          <w:rPr>
                            <w:sz w:val="16"/>
                            <w:szCs w:val="16"/>
                            <w:lang w:val="en-GB"/>
                          </w:rPr>
                          <w:t>(ESP8266)</w:t>
                        </w:r>
                      </w:p>
                    </w:txbxContent>
                  </v:textbox>
                </v:shape>
                <v:shape id="Straight Arrow Connector 258" o:spid="_x0000_s1086" type="#_x0000_t32" style="position:absolute;left:16757;top:4090;width:0;height:600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" strokecolor="#4472c4 [3204]" strokeweight=".5pt">
                  <v:stroke endarrow="block" joinstyle="miter"/>
                </v:shape>
                <v:shape id="Picture 266" o:spid="_x0000_s1087" type="#_x0000_t75" alt="A close-up of a chip&#10;&#10;Description automatically generated with low confidence" style="position:absolute;left:19651;top:12833;width:5410;height:3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">
                  <v:imagedata r:id="rId31" o:title="A close-up of a chip&#10;&#10;Description automatically generated with low confidence" croptop="10722f" cropbottom="8254f"/>
                </v:shape>
                <v:shape id="Straight Arrow Connector 259" o:spid="_x0000_s1088" type="#_x0000_t32" style="position:absolute;left:16757;top:14277;width:0;height:53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" strokecolor="#4472c4 [3204]" strokeweight=".5pt">
                  <v:stroke endarrow="block" joinstyle="miter"/>
                </v:shape>
                <v:shape id="Text Box 260" o:spid="_x0000_s1089" type="#_x0000_t202" style="position:absolute;left:7299;top:15320;width:10172;height:3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" filled="f" stroked="f" strokeweight=".5pt">
                  <v:textbox>
                    <w:txbxContent>
                      <w:p w14:paraId="26A329B1" w14:textId="17D3DD52" w:rsidR="000A78C0" w:rsidRPr="00D033BE" w:rsidRDefault="000A78C0" w:rsidP="000A78C0">
                        <w:pPr>
                          <w:rPr>
                            <w:sz w:val="13"/>
                            <w:szCs w:val="13"/>
                            <w:lang w:val="en-GB"/>
                          </w:rPr>
                        </w:pPr>
                        <w:r>
                          <w:rPr>
                            <w:sz w:val="13"/>
                            <w:szCs w:val="13"/>
                            <w:lang w:val="en-GB"/>
                          </w:rPr>
                          <w:t>MQTT hosted on a LAN network by ESP8266</w:t>
                        </w:r>
                      </w:p>
                    </w:txbxContent>
                  </v:textbox>
                </v:shape>
                <v:shape id="Text Box 261" o:spid="_x0000_s1090" type="#_x0000_t202" style="position:absolute;left:10828;top:19731;width:11969;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" fillcolor="#9cc2e5 [1944]" strokeweight=".5pt">
                  <v:textbox>
                    <w:txbxContent>
                      <w:p w14:paraId="31373C50" w14:textId="329521A4" w:rsidR="000A78C0" w:rsidRPr="00D033BE" w:rsidRDefault="000A78C0" w:rsidP="000A78C0">
                        <w:pPr>
                          <w:rPr>
                            <w:sz w:val="16"/>
                            <w:szCs w:val="16"/>
                            <w:lang w:val="en-GB"/>
                          </w:rPr>
                        </w:pPr>
                        <w:r>
                          <w:rPr>
                            <w:lang w:val="en-GB"/>
                          </w:rPr>
                          <w:t>Home-Bridge</w:t>
                        </w:r>
                      </w:p>
                    </w:txbxContent>
                  </v:textbox>
                </v:shape>
                <v:shape id="Straight Arrow Connector 263" o:spid="_x0000_s1091" type="#_x0000_t32" style="position:absolute;left:16757;top:23902;width:0;height:57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" strokecolor="#4472c4 [3204]" strokeweight=".5pt">
                  <v:stroke endarrow="block" joinstyle="miter"/>
                </v:shape>
                <v:shape id="Text Box 264" o:spid="_x0000_s1092" type="#_x0000_t202" style="position:absolute;left:7299;top:25025;width:10172;height:39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3mu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NPTea7KAAAA&#13;&#10;4QAAAA8AAAAAAAAAAAAAAAAABwIAAGRycy9kb3ducmV2LnhtbFBLBQYAAAAAAwADALcAAAD+AgAA&#13;&#10;AAA=&#13;&#10;" filled="f" stroked="f" strokeweight=".5pt">
                  <v:textbox>
                    <w:txbxContent>
                      <w:p w14:paraId="149DD936" w14:textId="7DFB6230" w:rsidR="000A78C0" w:rsidRPr="00D033BE" w:rsidRDefault="000A78C0" w:rsidP="000A78C0">
                        <w:pPr>
                          <w:rPr>
                            <w:sz w:val="13"/>
                            <w:szCs w:val="13"/>
                            <w:lang w:val="en-GB"/>
                          </w:rPr>
                        </w:pPr>
                        <w:r>
                          <w:rPr>
                            <w:sz w:val="13"/>
                            <w:szCs w:val="13"/>
                            <w:lang w:val="en-GB"/>
                          </w:rPr>
                          <w:t>MQTT hosted on a Raspberry Pi connected to LAN and internet</w:t>
                        </w:r>
                      </w:p>
                    </w:txbxContent>
                  </v:textbox>
                </v:shape>
                <v:shape id="Text Box 262" o:spid="_x0000_s1093" type="#_x0000_t202" style="position:absolute;top:29677;width:32677;height:3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" fillcolor="#9cc2e5 [1944]" strokeweight=".5pt">
                  <v:textbox>
                    <w:txbxContent>
                      <w:p w14:paraId="5307E510" w14:textId="02FE4219" w:rsidR="000A78C0" w:rsidRPr="00D033BE" w:rsidRDefault="000A78C0" w:rsidP="000A78C0">
                        <w:pPr>
                          <w:rPr>
                            <w:lang w:val="en-GB"/>
                          </w:rPr>
                        </w:pPr>
                        <w:r>
                          <w:rPr>
                            <w:lang w:val="en-GB"/>
                          </w:rPr>
                          <w:t xml:space="preserve">User accesses readings via Siri and iOS Home App only on same Network as </w:t>
                        </w:r>
                        <w:r w:rsidR="004952A9">
                          <w:rPr>
                            <w:lang w:val="en-GB"/>
                          </w:rPr>
                          <w:t>Raspberry Pi</w:t>
                        </w:r>
                      </w:p>
                    </w:txbxContent>
                  </v:textbox>
                </v:shape>
                <v:shape id="Picture 269" o:spid="_x0000_s1094" type="#_x0000_t75" alt="Icon&#10;&#10;Description automatically generated" style="position:absolute;left:19651;top:21656;width:4578;height:45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">
                  <v:imagedata r:id="rId32" o:title="Icon&#10;&#10;Description automatically generated"/>
                </v:shape>
              </v:group>
            </w:pict>
          </mc:Fallback>
        </mc:AlternateContent>
      </w:r>
    </w:p>
    <w:p w14:paraId="1A6469E3" w14:textId="4DDA9094" w:rsidR="000A78C0" w:rsidRDefault="000A78C0">
      <w:pPr>
        <w:jc w:val="both"/>
        <w:rPr>
          <w:ins w:id="133" w:author="Mousa Mohammed Abdulla Abdelhameid Alwaraki" w:date="2021-07-08T00:41:00Z"/>
          <w:lang w:val="en-GB"/>
        </w:rPr>
      </w:pPr>
    </w:p>
    <w:p w14:paraId="1D7DA667" w14:textId="259711A0" w:rsidR="000A78C0" w:rsidRDefault="000A78C0">
      <w:pPr>
        <w:jc w:val="both"/>
        <w:rPr>
          <w:ins w:id="134" w:author="Mousa Mohammed Abdulla Abdelhameid Alwaraki" w:date="2021-07-08T00:41:00Z"/>
          <w:lang w:val="en-GB"/>
        </w:rPr>
      </w:pPr>
    </w:p>
    <w:p w14:paraId="6AA544F3" w14:textId="29C06AE1" w:rsidR="000A78C0" w:rsidRDefault="000A78C0">
      <w:pPr>
        <w:jc w:val="both"/>
        <w:rPr>
          <w:ins w:id="135" w:author="Mousa Mohammed Abdulla Abdelhameid Alwaraki" w:date="2021-07-08T00:41:00Z"/>
          <w:lang w:val="en-GB"/>
        </w:rPr>
      </w:pPr>
    </w:p>
    <w:p w14:paraId="4BF06FED" w14:textId="0F8201AB" w:rsidR="000A78C0" w:rsidRDefault="000A78C0">
      <w:pPr>
        <w:jc w:val="both"/>
        <w:rPr>
          <w:ins w:id="136" w:author="Mousa Mohammed Abdulla Abdelhameid Alwaraki" w:date="2021-07-08T00:41:00Z"/>
          <w:lang w:val="en-GB"/>
        </w:rPr>
      </w:pPr>
    </w:p>
    <w:p w14:paraId="1BEEBD00" w14:textId="30D56CD0" w:rsidR="000A78C0" w:rsidRDefault="000A78C0">
      <w:pPr>
        <w:jc w:val="both"/>
        <w:rPr>
          <w:ins w:id="137" w:author="Mousa Mohammed Abdulla Abdelhameid Alwaraki" w:date="2021-07-08T00:41:00Z"/>
          <w:lang w:val="en-GB"/>
        </w:rPr>
      </w:pPr>
    </w:p>
    <w:p w14:paraId="06BC29CE" w14:textId="7B9C66D3" w:rsidR="000A78C0" w:rsidRDefault="000A78C0">
      <w:pPr>
        <w:jc w:val="both"/>
        <w:rPr>
          <w:ins w:id="138" w:author="Mousa Mohammed Abdulla Abdelhameid Alwaraki" w:date="2021-07-08T00:41:00Z"/>
          <w:lang w:val="en-GB"/>
        </w:rPr>
      </w:pPr>
    </w:p>
    <w:p w14:paraId="3A21A630" w14:textId="06AF2463" w:rsidR="000A78C0" w:rsidRDefault="000A78C0">
      <w:pPr>
        <w:jc w:val="both"/>
        <w:rPr>
          <w:ins w:id="139" w:author="Mousa Mohammed Abdulla Abdelhameid Alwaraki" w:date="2021-07-08T00:41:00Z"/>
          <w:lang w:val="en-GB"/>
        </w:rPr>
      </w:pPr>
    </w:p>
    <w:p w14:paraId="3ED2E34C" w14:textId="041AB1E0" w:rsidR="000A78C0" w:rsidRDefault="000A78C0">
      <w:pPr>
        <w:jc w:val="both"/>
        <w:rPr>
          <w:ins w:id="140" w:author="Mousa Mohammed Abdulla Abdelhameid Alwaraki" w:date="2021-07-08T00:41:00Z"/>
          <w:lang w:val="en-GB"/>
        </w:rPr>
      </w:pPr>
    </w:p>
    <w:p w14:paraId="6BEC4B0E" w14:textId="29E989B1" w:rsidR="000A78C0" w:rsidRDefault="000A78C0">
      <w:pPr>
        <w:jc w:val="both"/>
        <w:rPr>
          <w:ins w:id="141" w:author="Mousa Mohammed Abdulla Abdelhameid Alwaraki" w:date="2021-07-08T00:41:00Z"/>
          <w:lang w:val="en-GB"/>
        </w:rPr>
      </w:pPr>
    </w:p>
    <w:p w14:paraId="4DEB91C6" w14:textId="658BDCF7" w:rsidR="000A78C0" w:rsidRDefault="000A78C0">
      <w:pPr>
        <w:jc w:val="both"/>
        <w:rPr>
          <w:ins w:id="142" w:author="Mousa Mohammed Abdulla Abdelhameid Alwaraki" w:date="2021-07-08T00:41:00Z"/>
          <w:lang w:val="en-GB"/>
        </w:rPr>
      </w:pPr>
    </w:p>
    <w:p w14:paraId="104E21E3" w14:textId="2076C919" w:rsidR="000A78C0" w:rsidRDefault="000A78C0">
      <w:pPr>
        <w:jc w:val="both"/>
        <w:rPr>
          <w:ins w:id="143" w:author="Mousa Mohammed Abdulla Abdelhameid Alwaraki" w:date="2021-07-08T00:41:00Z"/>
          <w:lang w:val="en-GB"/>
        </w:rPr>
      </w:pPr>
    </w:p>
    <w:p w14:paraId="080D9070" w14:textId="27279593" w:rsidR="000A78C0" w:rsidRDefault="000A78C0">
      <w:pPr>
        <w:jc w:val="both"/>
        <w:rPr>
          <w:ins w:id="144" w:author="Mousa Mohammed Abdulla Abdelhameid Alwaraki" w:date="2021-07-08T00:41:00Z"/>
          <w:lang w:val="en-GB"/>
        </w:rPr>
      </w:pPr>
    </w:p>
    <w:p w14:paraId="1BAE52DB" w14:textId="46140A63" w:rsidR="000A78C0" w:rsidRDefault="000A78C0">
      <w:pPr>
        <w:jc w:val="both"/>
        <w:rPr>
          <w:ins w:id="145" w:author="Mousa Mohammed Abdulla Abdelhameid Alwaraki" w:date="2021-07-08T00:41:00Z"/>
          <w:lang w:val="en-GB"/>
        </w:rPr>
      </w:pPr>
    </w:p>
    <w:p w14:paraId="5864C1F3" w14:textId="122DD2A2" w:rsidR="000A78C0" w:rsidRDefault="000A78C0">
      <w:pPr>
        <w:jc w:val="both"/>
        <w:rPr>
          <w:ins w:id="146" w:author="Mousa Mohammed Abdulla Abdelhameid Alwaraki" w:date="2021-07-08T00:41:00Z"/>
          <w:lang w:val="en-GB"/>
        </w:rPr>
      </w:pPr>
    </w:p>
    <w:p w14:paraId="167C187E" w14:textId="14F634C4" w:rsidR="000A78C0" w:rsidRDefault="000A78C0">
      <w:pPr>
        <w:jc w:val="both"/>
        <w:rPr>
          <w:ins w:id="147" w:author="Mousa Mohammed Abdulla Abdelhameid Alwaraki" w:date="2021-07-08T00:41:00Z"/>
          <w:lang w:val="en-GB"/>
        </w:rPr>
      </w:pPr>
    </w:p>
    <w:p w14:paraId="5594A23C" w14:textId="117F8423" w:rsidR="000A78C0" w:rsidRDefault="000A78C0">
      <w:pPr>
        <w:jc w:val="both"/>
        <w:rPr>
          <w:ins w:id="148" w:author="Mousa Mohammed Abdulla Abdelhameid Alwaraki" w:date="2021-07-08T00:41:00Z"/>
          <w:lang w:val="en-GB"/>
        </w:rPr>
      </w:pPr>
    </w:p>
    <w:p w14:paraId="7F257F86" w14:textId="62D9F342" w:rsidR="000A78C0" w:rsidRDefault="000A78C0">
      <w:pPr>
        <w:jc w:val="both"/>
        <w:rPr>
          <w:ins w:id="149" w:author="Mousa Mohammed Abdulla Abdelhameid Alwaraki" w:date="2021-07-08T00:41:00Z"/>
          <w:lang w:val="en-GB"/>
        </w:rPr>
      </w:pPr>
    </w:p>
    <w:p w14:paraId="24308156" w14:textId="1CC63FF7" w:rsidR="000A78C0" w:rsidRDefault="000A78C0">
      <w:pPr>
        <w:jc w:val="both"/>
        <w:rPr>
          <w:ins w:id="150" w:author="Mousa Mohammed Abdulla Abdelhameid Alwaraki" w:date="2021-07-08T00:41:00Z"/>
          <w:lang w:val="en-GB"/>
        </w:rPr>
      </w:pPr>
    </w:p>
    <w:p w14:paraId="38E1C1D1" w14:textId="1DA85307" w:rsidR="000A78C0" w:rsidRDefault="000A78C0">
      <w:pPr>
        <w:jc w:val="both"/>
        <w:rPr>
          <w:ins w:id="151" w:author="Mousa Mohammed Abdulla Abdelhameid Alwaraki" w:date="2021-07-08T00:41:00Z"/>
          <w:lang w:val="en-GB"/>
        </w:rPr>
      </w:pPr>
    </w:p>
    <w:p w14:paraId="5BF39D45" w14:textId="03A8AD26" w:rsidR="000A78C0" w:rsidRDefault="000A78C0">
      <w:pPr>
        <w:jc w:val="both"/>
        <w:rPr>
          <w:ins w:id="152" w:author="Mousa Mohammed Abdulla Abdelhameid Alwaraki" w:date="2021-07-08T00:41:00Z"/>
          <w:lang w:val="en-GB"/>
        </w:rPr>
      </w:pPr>
    </w:p>
    <w:p w14:paraId="179A2089" w14:textId="177B7439" w:rsidR="000A78C0" w:rsidRDefault="000A78C0">
      <w:pPr>
        <w:jc w:val="both"/>
        <w:rPr>
          <w:ins w:id="153" w:author="Mousa Mohammed Abdulla Abdelhameid Alwaraki" w:date="2021-07-08T00:41:00Z"/>
          <w:lang w:val="en-GB"/>
        </w:rPr>
      </w:pPr>
    </w:p>
    <w:p w14:paraId="1AE35FA4" w14:textId="54157E9B" w:rsidR="000A78C0" w:rsidRDefault="000A78C0">
      <w:pPr>
        <w:jc w:val="both"/>
        <w:rPr>
          <w:ins w:id="154" w:author="Mousa Mohammed Abdulla Abdelhameid Alwaraki" w:date="2021-07-08T00:41:00Z"/>
          <w:lang w:val="en-GB"/>
        </w:rPr>
      </w:pPr>
    </w:p>
    <w:p w14:paraId="5DCEAA19" w14:textId="09309A2E" w:rsidR="000A78C0" w:rsidRPr="009F767F" w:rsidRDefault="000A78C0">
      <w:pPr>
        <w:jc w:val="both"/>
        <w:rPr>
          <w:lang w:val="en-GB"/>
        </w:rPr>
      </w:pPr>
    </w:p>
    <w:p w14:paraId="4F340C67" w14:textId="04FEE181" w:rsidR="00055ED8" w:rsidRDefault="00E1578E">
      <w:pPr>
        <w:jc w:val="both"/>
        <w:rPr>
          <w:lang w:val="en-GB"/>
        </w:rPr>
      </w:pPr>
      <w:r w:rsidRPr="009F767F">
        <w:rPr>
          <w:lang w:val="en-GB"/>
        </w:rPr>
        <w:t>One way to bypass the need to be on the same network is to have an apple device (iPad, Apple TV</w:t>
      </w:r>
      <w:r w:rsidR="00DC7DB3">
        <w:rPr>
          <w:lang w:val="en-GB"/>
        </w:rPr>
        <w:t>,</w:t>
      </w:r>
      <w:r w:rsidRPr="009F767F">
        <w:rPr>
          <w:lang w:val="en-GB"/>
        </w:rPr>
        <w:t xml:space="preserve"> or HomePod devices) connected as a ‘Home Hub’ on the MQTT network, which will then allow the control from Apple devices/Siri to work on any network. </w:t>
      </w:r>
    </w:p>
    <w:p w14:paraId="36A21586" w14:textId="080562A6" w:rsidR="00055ED8" w:rsidRDefault="00D033BE">
      <w:pPr>
        <w:jc w:val="both"/>
        <w:rPr>
          <w:lang w:val="en-GB"/>
        </w:rPr>
      </w:pPr>
      <w:r>
        <w:rPr>
          <w:noProof/>
        </w:rPr>
        <mc:AlternateContent>
          <mc:Choice Requires="wpg">
            <w:drawing>
              <wp:anchor distT="0" distB="0" distL="114300" distR="114300" simplePos="0" relativeHeight="251663360" behindDoc="0" locked="0" layoutInCell="1" allowOverlap="1" wp14:anchorId="1908DE60" wp14:editId="2BC6C85F">
                <wp:simplePos x="0" y="0"/>
                <wp:positionH relativeFrom="column">
                  <wp:posOffset>235485</wp:posOffset>
                </wp:positionH>
                <wp:positionV relativeFrom="paragraph">
                  <wp:posOffset>125730</wp:posOffset>
                </wp:positionV>
                <wp:extent cx="2807369" cy="3898232"/>
                <wp:effectExtent l="0" t="0" r="12065" b="13970"/>
                <wp:wrapNone/>
                <wp:docPr id="322" name="Group 322"/>
                <wp:cNvGraphicFramePr/>
                <a:graphic xmlns:a="http://schemas.openxmlformats.org/drawingml/2006/main">
                  <a:graphicData uri="http://schemas.microsoft.com/office/word/2010/wordprocessingGroup">
                    <wpg:wgp>
                      <wpg:cNvGrpSpPr/>
                      <wpg:grpSpPr>
                        <a:xfrm>
                          <a:off x="0" y="0"/>
                          <a:ext cx="2807369" cy="3898232"/>
                          <a:chOff x="0" y="0"/>
                          <a:chExt cx="3267710" cy="4133455"/>
                        </a:xfrm>
                      </wpg:grpSpPr>
                      <wps:wsp>
                        <wps:cNvPr id="270" name="Text Box 270"/>
                        <wps:cNvSpPr txBox="1"/>
                        <wps:spPr>
                          <a:xfrm>
                            <a:off x="986590" y="0"/>
                            <a:ext cx="1196874" cy="417122"/>
                          </a:xfrm>
                          <a:prstGeom prst="rect">
                            <a:avLst/>
                          </a:prstGeom>
                          <a:solidFill>
                            <a:schemeClr val="accent5">
                              <a:lumMod val="60000"/>
                              <a:lumOff val="40000"/>
                            </a:schemeClr>
                          </a:solidFill>
                          <a:ln w="6350">
                            <a:solidFill>
                              <a:prstClr val="black"/>
                            </a:solidFill>
                          </a:ln>
                        </wps:spPr>
                        <wps:txbx>
                          <w:txbxContent>
                            <w:p w14:paraId="67E0203B" w14:textId="4F18731E" w:rsidR="004952A9" w:rsidRDefault="004952A9" w:rsidP="004952A9">
                              <w:pPr>
                                <w:rPr>
                                  <w:lang w:val="en-GB"/>
                                </w:rPr>
                              </w:pPr>
                              <w:r>
                                <w:rPr>
                                  <w:lang w:val="en-GB"/>
                                </w:rPr>
                                <w:t>Thermal Camera</w:t>
                              </w:r>
                            </w:p>
                            <w:p w14:paraId="1C415DCA" w14:textId="77777777" w:rsidR="004952A9" w:rsidRPr="00D033BE" w:rsidRDefault="004952A9" w:rsidP="004952A9">
                              <w:pPr>
                                <w:rPr>
                                  <w:sz w:val="16"/>
                                  <w:szCs w:val="16"/>
                                  <w:lang w:val="en-GB"/>
                                </w:rPr>
                              </w:pPr>
                              <w:r w:rsidRPr="00D033BE">
                                <w:rPr>
                                  <w:sz w:val="16"/>
                                  <w:szCs w:val="16"/>
                                  <w:lang w:val="en-GB"/>
                                </w:rPr>
                                <w:t>(AMG8833)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0" name="Picture 280" descr="A picture containing text, electronics&#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l="19520" t="21987" r="18365" b="20547"/>
                          <a:stretch/>
                        </pic:blipFill>
                        <pic:spPr bwMode="auto">
                          <a:xfrm>
                            <a:off x="1917032" y="264695"/>
                            <a:ext cx="467360" cy="432435"/>
                          </a:xfrm>
                          <a:prstGeom prst="rect">
                            <a:avLst/>
                          </a:prstGeom>
                          <a:ln>
                            <a:noFill/>
                          </a:ln>
                          <a:extLst>
                            <a:ext uri="{53640926-AAD7-44D8-BBD7-CCE9431645EC}">
                              <a14:shadowObscured xmlns:a14="http://schemas.microsoft.com/office/drawing/2010/main"/>
                            </a:ext>
                          </a:extLst>
                        </pic:spPr>
                      </pic:pic>
                      <wps:wsp>
                        <wps:cNvPr id="273" name="Straight Arrow Connector 273"/>
                        <wps:cNvCnPr/>
                        <wps:spPr>
                          <a:xfrm>
                            <a:off x="1587500" y="417095"/>
                            <a:ext cx="0" cy="600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Text Box 271"/>
                        <wps:cNvSpPr txBox="1"/>
                        <wps:spPr>
                          <a:xfrm>
                            <a:off x="641685" y="537411"/>
                            <a:ext cx="1017270" cy="315595"/>
                          </a:xfrm>
                          <a:prstGeom prst="rect">
                            <a:avLst/>
                          </a:prstGeom>
                          <a:noFill/>
                          <a:ln w="6350">
                            <a:noFill/>
                          </a:ln>
                        </wps:spPr>
                        <wps:txbx>
                          <w:txbxContent>
                            <w:p w14:paraId="2F471E94" w14:textId="48BC83F2" w:rsidR="004952A9" w:rsidRPr="00D033BE" w:rsidRDefault="004952A9" w:rsidP="004952A9">
                              <w:pPr>
                                <w:rPr>
                                  <w:sz w:val="13"/>
                                  <w:szCs w:val="13"/>
                                  <w:lang w:val="en-GB"/>
                                </w:rPr>
                              </w:pPr>
                              <w:r>
                                <w:rPr>
                                  <w:sz w:val="13"/>
                                  <w:szCs w:val="13"/>
                                  <w:lang w:val="en-GB"/>
                                </w:rPr>
                                <w:t xml:space="preserve">Passes thermal readings using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986590" y="1026695"/>
                            <a:ext cx="1196874" cy="417122"/>
                          </a:xfrm>
                          <a:prstGeom prst="rect">
                            <a:avLst/>
                          </a:prstGeom>
                          <a:solidFill>
                            <a:schemeClr val="accent5">
                              <a:lumMod val="60000"/>
                              <a:lumOff val="40000"/>
                            </a:schemeClr>
                          </a:solidFill>
                          <a:ln w="6350">
                            <a:solidFill>
                              <a:prstClr val="black"/>
                            </a:solidFill>
                          </a:ln>
                        </wps:spPr>
                        <wps:txbx>
                          <w:txbxContent>
                            <w:p w14:paraId="28075178" w14:textId="77777777" w:rsidR="004952A9" w:rsidRDefault="004952A9" w:rsidP="004952A9">
                              <w:pPr>
                                <w:rPr>
                                  <w:lang w:val="en-GB"/>
                                </w:rPr>
                              </w:pPr>
                              <w:r>
                                <w:rPr>
                                  <w:lang w:val="en-GB"/>
                                </w:rPr>
                                <w:t>Microcontroller</w:t>
                              </w:r>
                            </w:p>
                            <w:p w14:paraId="3BCD402F" w14:textId="28D4E6B8" w:rsidR="004952A9" w:rsidRPr="00D033BE" w:rsidRDefault="004952A9" w:rsidP="004952A9">
                              <w:pPr>
                                <w:rPr>
                                  <w:sz w:val="16"/>
                                  <w:szCs w:val="16"/>
                                  <w:lang w:val="en-GB"/>
                                </w:rPr>
                              </w:pPr>
                              <w:r>
                                <w:rPr>
                                  <w:sz w:val="16"/>
                                  <w:szCs w:val="16"/>
                                  <w:lang w:val="en-GB"/>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descr="A close-up of a chip&#10;&#10;Description automatically generated with low confidence"/>
                          <pic:cNvPicPr>
                            <a:picLocks noChangeAspect="1"/>
                          </pic:cNvPicPr>
                        </pic:nvPicPr>
                        <pic:blipFill rotWithShape="1">
                          <a:blip r:embed="rId34" cstate="print">
                            <a:extLst>
                              <a:ext uri="{28A0092B-C50C-407E-A947-70E740481C1C}">
                                <a14:useLocalDpi xmlns:a14="http://schemas.microsoft.com/office/drawing/2010/main" val="0"/>
                              </a:ext>
                            </a:extLst>
                          </a:blip>
                          <a:srcRect t="16361" b="12594"/>
                          <a:stretch/>
                        </pic:blipFill>
                        <pic:spPr bwMode="auto">
                          <a:xfrm>
                            <a:off x="1868906" y="1283368"/>
                            <a:ext cx="541020" cy="384175"/>
                          </a:xfrm>
                          <a:prstGeom prst="rect">
                            <a:avLst/>
                          </a:prstGeom>
                          <a:ln>
                            <a:noFill/>
                          </a:ln>
                          <a:extLst>
                            <a:ext uri="{53640926-AAD7-44D8-BBD7-CCE9431645EC}">
                              <a14:shadowObscured xmlns:a14="http://schemas.microsoft.com/office/drawing/2010/main"/>
                            </a:ext>
                          </a:extLst>
                        </pic:spPr>
                      </pic:pic>
                      <wps:wsp>
                        <wps:cNvPr id="274" name="Straight Arrow Connector 274"/>
                        <wps:cNvCnPr/>
                        <wps:spPr>
                          <a:xfrm>
                            <a:off x="1587500" y="1435768"/>
                            <a:ext cx="0" cy="539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5" name="Text Box 275"/>
                        <wps:cNvSpPr txBox="1"/>
                        <wps:spPr>
                          <a:xfrm>
                            <a:off x="641685" y="1532021"/>
                            <a:ext cx="1017184" cy="306652"/>
                          </a:xfrm>
                          <a:prstGeom prst="rect">
                            <a:avLst/>
                          </a:prstGeom>
                          <a:noFill/>
                          <a:ln w="6350">
                            <a:noFill/>
                          </a:ln>
                        </wps:spPr>
                        <wps:txbx>
                          <w:txbxContent>
                            <w:p w14:paraId="239A404F" w14:textId="2404411B" w:rsidR="004952A9" w:rsidRPr="00D033BE" w:rsidRDefault="004952A9" w:rsidP="004952A9">
                              <w:pPr>
                                <w:rPr>
                                  <w:sz w:val="13"/>
                                  <w:szCs w:val="13"/>
                                  <w:lang w:val="en-GB"/>
                                </w:rPr>
                              </w:pPr>
                              <w:r>
                                <w:rPr>
                                  <w:sz w:val="13"/>
                                  <w:szCs w:val="13"/>
                                  <w:lang w:val="en-GB"/>
                                </w:rPr>
                                <w:t>MQTT hosted on a LAN network by 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986590" y="1981200"/>
                            <a:ext cx="1196874" cy="417122"/>
                          </a:xfrm>
                          <a:prstGeom prst="rect">
                            <a:avLst/>
                          </a:prstGeom>
                          <a:solidFill>
                            <a:schemeClr val="accent5">
                              <a:lumMod val="60000"/>
                              <a:lumOff val="40000"/>
                            </a:schemeClr>
                          </a:solidFill>
                          <a:ln w="6350">
                            <a:solidFill>
                              <a:prstClr val="black"/>
                            </a:solidFill>
                          </a:ln>
                        </wps:spPr>
                        <wps:txbx>
                          <w:txbxContent>
                            <w:p w14:paraId="2F28F740" w14:textId="4984016D" w:rsidR="004952A9" w:rsidRPr="00D033BE" w:rsidRDefault="004952A9" w:rsidP="004952A9">
                              <w:pPr>
                                <w:rPr>
                                  <w:sz w:val="16"/>
                                  <w:szCs w:val="16"/>
                                  <w:lang w:val="en-GB"/>
                                </w:rPr>
                              </w:pPr>
                              <w:r>
                                <w:rPr>
                                  <w:lang w:val="en-GB"/>
                                </w:rPr>
                                <w:t>Home-Bridge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79"/>
                        <wps:cNvSpPr txBox="1"/>
                        <wps:spPr>
                          <a:xfrm>
                            <a:off x="0" y="3745832"/>
                            <a:ext cx="3267710" cy="387623"/>
                          </a:xfrm>
                          <a:prstGeom prst="rect">
                            <a:avLst/>
                          </a:prstGeom>
                          <a:solidFill>
                            <a:schemeClr val="accent5">
                              <a:lumMod val="60000"/>
                              <a:lumOff val="40000"/>
                            </a:schemeClr>
                          </a:solidFill>
                          <a:ln w="6350">
                            <a:solidFill>
                              <a:prstClr val="black"/>
                            </a:solidFill>
                          </a:ln>
                        </wps:spPr>
                        <wps:txbx>
                          <w:txbxContent>
                            <w:p w14:paraId="6C2F9680" w14:textId="7BDACDD3" w:rsidR="004952A9" w:rsidRPr="00D033BE" w:rsidRDefault="004952A9" w:rsidP="004952A9">
                              <w:pPr>
                                <w:rPr>
                                  <w:lang w:val="en-GB"/>
                                </w:rPr>
                              </w:pPr>
                              <w:r>
                                <w:rPr>
                                  <w:lang w:val="en-GB"/>
                                </w:rPr>
                                <w:t>User accesses readings via Siri and iOS Home App with internet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641685" y="2502568"/>
                            <a:ext cx="1017184" cy="391886"/>
                          </a:xfrm>
                          <a:prstGeom prst="rect">
                            <a:avLst/>
                          </a:prstGeom>
                          <a:noFill/>
                          <a:ln w="6350">
                            <a:noFill/>
                          </a:ln>
                        </wps:spPr>
                        <wps:txbx>
                          <w:txbxContent>
                            <w:p w14:paraId="54181052" w14:textId="2F706B1D" w:rsidR="004952A9" w:rsidRPr="00D033BE" w:rsidRDefault="004952A9" w:rsidP="004952A9">
                              <w:pPr>
                                <w:rPr>
                                  <w:sz w:val="13"/>
                                  <w:szCs w:val="13"/>
                                  <w:lang w:val="en-GB"/>
                                </w:rPr>
                              </w:pPr>
                              <w:r>
                                <w:rPr>
                                  <w:sz w:val="13"/>
                                  <w:szCs w:val="13"/>
                                  <w:lang w:val="en-GB"/>
                                </w:rPr>
                                <w:t>MQTT hosted on a Raspberry Pi connected to LAN and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Straight Arrow Connector 277"/>
                        <wps:cNvCnPr/>
                        <wps:spPr>
                          <a:xfrm flipV="1">
                            <a:off x="1587500" y="2391611"/>
                            <a:ext cx="0" cy="576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82" name="Picture 282" descr="Icon&#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884948" y="2318084"/>
                            <a:ext cx="457835" cy="457835"/>
                          </a:xfrm>
                          <a:prstGeom prst="rect">
                            <a:avLst/>
                          </a:prstGeom>
                        </pic:spPr>
                      </pic:pic>
                      <wps:wsp>
                        <wps:cNvPr id="284" name="Text Box 284"/>
                        <wps:cNvSpPr txBox="1"/>
                        <wps:spPr>
                          <a:xfrm>
                            <a:off x="986590" y="2991853"/>
                            <a:ext cx="1196874" cy="417122"/>
                          </a:xfrm>
                          <a:prstGeom prst="rect">
                            <a:avLst/>
                          </a:prstGeom>
                          <a:solidFill>
                            <a:schemeClr val="accent5">
                              <a:lumMod val="60000"/>
                              <a:lumOff val="40000"/>
                            </a:schemeClr>
                          </a:solidFill>
                          <a:ln w="6350">
                            <a:solidFill>
                              <a:prstClr val="black"/>
                            </a:solidFill>
                          </a:ln>
                        </wps:spPr>
                        <wps:txbx>
                          <w:txbxContent>
                            <w:p w14:paraId="39773856" w14:textId="69ACD542" w:rsidR="004952A9" w:rsidRPr="00D033BE" w:rsidRDefault="004952A9" w:rsidP="00D033BE">
                              <w:pPr>
                                <w:rPr>
                                  <w:lang w:val="en-GB"/>
                                </w:rPr>
                              </w:pPr>
                              <w:r>
                                <w:rPr>
                                  <w:lang w:val="en-GB"/>
                                </w:rPr>
                                <w:t>Home-Hub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flipV="1">
                            <a:off x="1587500" y="3410284"/>
                            <a:ext cx="0" cy="334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08DE60" id="Group 322" o:spid="_x0000_s1095" style="position:absolute;left:0;text-align:left;margin-left:18.55pt;margin-top:9.9pt;width:221.05pt;height:306.95pt;z-index:251663360;mso-width-relative:margin;mso-height-relative:margin" coordsize="32677,413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">
                <v:shape id="Text Box 270" o:spid="_x0000_s1096" type="#_x0000_t202" style="position:absolute;left:9865;width:11969;height:4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" fillcolor="#9cc2e5 [1944]" strokeweight=".5pt">
                  <v:textbox>
                    <w:txbxContent>
                      <w:p w14:paraId="67E0203B" w14:textId="4F18731E" w:rsidR="004952A9" w:rsidRDefault="004952A9" w:rsidP="004952A9">
                        <w:pPr>
                          <w:rPr>
                            <w:lang w:val="en-GB"/>
                          </w:rPr>
                        </w:pPr>
                        <w:r>
                          <w:rPr>
                            <w:lang w:val="en-GB"/>
                          </w:rPr>
                          <w:t>Thermal Camera</w:t>
                        </w:r>
                      </w:p>
                      <w:p w14:paraId="1C415DCA" w14:textId="77777777" w:rsidR="004952A9" w:rsidRPr="00D033BE" w:rsidRDefault="004952A9" w:rsidP="004952A9">
                        <w:pPr>
                          <w:rPr>
                            <w:sz w:val="16"/>
                            <w:szCs w:val="16"/>
                            <w:lang w:val="en-GB"/>
                          </w:rPr>
                        </w:pPr>
                        <w:r w:rsidRPr="00D033BE">
                          <w:rPr>
                            <w:sz w:val="16"/>
                            <w:szCs w:val="16"/>
                            <w:lang w:val="en-GB"/>
                          </w:rPr>
                          <w:t>(AMG8833)</w:t>
                        </w:r>
                      </w:p>
                    </w:txbxContent>
                  </v:textbox>
                </v:shape>
                <v:shape id="Picture 280" o:spid="_x0000_s1097" type="#_x0000_t75" alt="A picture containing text, electronics&#10;&#10;Description automatically generated" style="position:absolute;left:19170;top:2646;width:4673;height:43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">
                  <v:imagedata r:id="rId36" o:title="A picture containing text, electronics&#10;&#10;Description automatically generated" croptop="14409f" cropbottom="13466f" cropleft="12793f" cropright="12036f"/>
                </v:shape>
                <v:shape id="Straight Arrow Connector 273" o:spid="_x0000_s1098" type="#_x0000_t32" style="position:absolute;left:15875;top:4170;width:0;height:60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" strokecolor="#4472c4 [3204]" strokeweight=".5pt">
                  <v:stroke endarrow="block" joinstyle="miter"/>
                </v:shape>
                <v:shape id="Text Box 271" o:spid="_x0000_s1099" type="#_x0000_t202" style="position:absolute;left:6416;top:5374;width:10173;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" filled="f" stroked="f" strokeweight=".5pt">
                  <v:textbox>
                    <w:txbxContent>
                      <w:p w14:paraId="2F471E94" w14:textId="48BC83F2" w:rsidR="004952A9" w:rsidRPr="00D033BE" w:rsidRDefault="004952A9" w:rsidP="004952A9">
                        <w:pPr>
                          <w:rPr>
                            <w:sz w:val="13"/>
                            <w:szCs w:val="13"/>
                            <w:lang w:val="en-GB"/>
                          </w:rPr>
                        </w:pPr>
                        <w:r>
                          <w:rPr>
                            <w:sz w:val="13"/>
                            <w:szCs w:val="13"/>
                            <w:lang w:val="en-GB"/>
                          </w:rPr>
                          <w:t xml:space="preserve">Passes thermal readings using Arduino </w:t>
                        </w:r>
                      </w:p>
                    </w:txbxContent>
                  </v:textbox>
                </v:shape>
                <v:shape id="Text Box 272" o:spid="_x0000_s1100" type="#_x0000_t202" style="position:absolute;left:9865;top:10266;width:11969;height:41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" fillcolor="#9cc2e5 [1944]" strokeweight=".5pt">
                  <v:textbox>
                    <w:txbxContent>
                      <w:p w14:paraId="28075178" w14:textId="77777777" w:rsidR="004952A9" w:rsidRDefault="004952A9" w:rsidP="004952A9">
                        <w:pPr>
                          <w:rPr>
                            <w:lang w:val="en-GB"/>
                          </w:rPr>
                        </w:pPr>
                        <w:r>
                          <w:rPr>
                            <w:lang w:val="en-GB"/>
                          </w:rPr>
                          <w:t>Microcontroller</w:t>
                        </w:r>
                      </w:p>
                      <w:p w14:paraId="3BCD402F" w14:textId="28D4E6B8" w:rsidR="004952A9" w:rsidRPr="00D033BE" w:rsidRDefault="004952A9" w:rsidP="004952A9">
                        <w:pPr>
                          <w:rPr>
                            <w:sz w:val="16"/>
                            <w:szCs w:val="16"/>
                            <w:lang w:val="en-GB"/>
                          </w:rPr>
                        </w:pPr>
                        <w:r>
                          <w:rPr>
                            <w:sz w:val="16"/>
                            <w:szCs w:val="16"/>
                            <w:lang w:val="en-GB"/>
                          </w:rPr>
                          <w:t>(ESP8266)</w:t>
                        </w:r>
                      </w:p>
                    </w:txbxContent>
                  </v:textbox>
                </v:shape>
                <v:shape id="Picture 281" o:spid="_x0000_s1101" type="#_x0000_t75" alt="A close-up of a chip&#10;&#10;Description automatically generated with low confidence" style="position:absolute;left:18689;top:12833;width:5410;height:3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">
                  <v:imagedata r:id="rId37" o:title="A close-up of a chip&#10;&#10;Description automatically generated with low confidence" croptop="10722f" cropbottom="8254f"/>
                </v:shape>
                <v:shape id="Straight Arrow Connector 274" o:spid="_x0000_s1102" type="#_x0000_t32" style="position:absolute;left:15875;top:14357;width:0;height:53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" strokecolor="#4472c4 [3204]" strokeweight=".5pt">
                  <v:stroke endarrow="block" joinstyle="miter"/>
                </v:shape>
                <v:shape id="Text Box 275" o:spid="_x0000_s1103" type="#_x0000_t202" style="position:absolute;left:6416;top:15320;width:10172;height:3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" filled="f" stroked="f" strokeweight=".5pt">
                  <v:textbox>
                    <w:txbxContent>
                      <w:p w14:paraId="239A404F" w14:textId="2404411B" w:rsidR="004952A9" w:rsidRPr="00D033BE" w:rsidRDefault="004952A9" w:rsidP="004952A9">
                        <w:pPr>
                          <w:rPr>
                            <w:sz w:val="13"/>
                            <w:szCs w:val="13"/>
                            <w:lang w:val="en-GB"/>
                          </w:rPr>
                        </w:pPr>
                        <w:r>
                          <w:rPr>
                            <w:sz w:val="13"/>
                            <w:szCs w:val="13"/>
                            <w:lang w:val="en-GB"/>
                          </w:rPr>
                          <w:t>MQTT hosted on a LAN network by ESP8266</w:t>
                        </w:r>
                      </w:p>
                    </w:txbxContent>
                  </v:textbox>
                </v:shape>
                <v:shape id="Text Box 276" o:spid="_x0000_s1104" type="#_x0000_t202" style="position:absolute;left:9865;top:19812;width:11969;height:41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" fillcolor="#9cc2e5 [1944]" strokeweight=".5pt">
                  <v:textbox>
                    <w:txbxContent>
                      <w:p w14:paraId="2F28F740" w14:textId="4984016D" w:rsidR="004952A9" w:rsidRPr="00D033BE" w:rsidRDefault="004952A9" w:rsidP="004952A9">
                        <w:pPr>
                          <w:rPr>
                            <w:sz w:val="16"/>
                            <w:szCs w:val="16"/>
                            <w:lang w:val="en-GB"/>
                          </w:rPr>
                        </w:pPr>
                        <w:r>
                          <w:rPr>
                            <w:lang w:val="en-GB"/>
                          </w:rPr>
                          <w:t>Home-Bridge</w:t>
                        </w:r>
                      </w:p>
                    </w:txbxContent>
                  </v:textbox>
                </v:shape>
                <v:shape id="Text Box 279" o:spid="_x0000_s1105" type="#_x0000_t202" style="position:absolute;top:37458;width:32677;height:3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" fillcolor="#9cc2e5 [1944]" strokeweight=".5pt">
                  <v:textbox>
                    <w:txbxContent>
                      <w:p w14:paraId="6C2F9680" w14:textId="7BDACDD3" w:rsidR="004952A9" w:rsidRPr="00D033BE" w:rsidRDefault="004952A9" w:rsidP="004952A9">
                        <w:pPr>
                          <w:rPr>
                            <w:lang w:val="en-GB"/>
                          </w:rPr>
                        </w:pPr>
                        <w:r>
                          <w:rPr>
                            <w:lang w:val="en-GB"/>
                          </w:rPr>
                          <w:t>User accesses readings via Siri and iOS Home App with internet connection</w:t>
                        </w:r>
                      </w:p>
                    </w:txbxContent>
                  </v:textbox>
                </v:shape>
                <v:shape id="Text Box 278" o:spid="_x0000_s1106" type="#_x0000_t202" style="position:absolute;left:6416;top:25025;width:10172;height:39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" filled="f" stroked="f" strokeweight=".5pt">
                  <v:textbox>
                    <w:txbxContent>
                      <w:p w14:paraId="54181052" w14:textId="2F706B1D" w:rsidR="004952A9" w:rsidRPr="00D033BE" w:rsidRDefault="004952A9" w:rsidP="004952A9">
                        <w:pPr>
                          <w:rPr>
                            <w:sz w:val="13"/>
                            <w:szCs w:val="13"/>
                            <w:lang w:val="en-GB"/>
                          </w:rPr>
                        </w:pPr>
                        <w:r>
                          <w:rPr>
                            <w:sz w:val="13"/>
                            <w:szCs w:val="13"/>
                            <w:lang w:val="en-GB"/>
                          </w:rPr>
                          <w:t>MQTT hosted on a Raspberry Pi connected to LAN and internet</w:t>
                        </w:r>
                      </w:p>
                    </w:txbxContent>
                  </v:textbox>
                </v:shape>
                <v:shape id="Straight Arrow Connector 277" o:spid="_x0000_s1107" type="#_x0000_t32" style="position:absolute;left:15875;top:23916;width:0;height:576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" strokecolor="#4472c4 [3204]" strokeweight=".5pt">
                  <v:stroke endarrow="block" joinstyle="miter"/>
                </v:shape>
                <v:shape id="Picture 282" o:spid="_x0000_s1108" type="#_x0000_t75" alt="Icon&#10;&#10;Description automatically generated" style="position:absolute;left:18849;top:23180;width:4578;height:45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">
                  <v:imagedata r:id="rId38" o:title="Icon&#10;&#10;Description automatically generated"/>
                </v:shape>
                <v:shape id="Text Box 284" o:spid="_x0000_s1109" type="#_x0000_t202" style="position:absolute;left:9865;top:29918;width:11969;height:41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" fillcolor="#9cc2e5 [1944]" strokeweight=".5pt">
                  <v:textbox>
                    <w:txbxContent>
                      <w:p w14:paraId="39773856" w14:textId="69ACD542" w:rsidR="004952A9" w:rsidRPr="00D033BE" w:rsidRDefault="004952A9" w:rsidP="00D033BE">
                        <w:pPr>
                          <w:rPr>
                            <w:lang w:val="en-GB"/>
                          </w:rPr>
                        </w:pPr>
                        <w:r>
                          <w:rPr>
                            <w:lang w:val="en-GB"/>
                          </w:rPr>
                          <w:t>Home-Hub Device</w:t>
                        </w:r>
                      </w:p>
                    </w:txbxContent>
                  </v:textbox>
                </v:shape>
                <v:shape id="Straight Arrow Connector 285" o:spid="_x0000_s1110" type="#_x0000_t32" style="position:absolute;left:15875;top:34102;width:0;height:33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" strokecolor="#4472c4 [3204]" strokeweight=".5pt">
                  <v:stroke endarrow="block" joinstyle="miter"/>
                </v:shape>
              </v:group>
            </w:pict>
          </mc:Fallback>
        </mc:AlternateContent>
      </w:r>
      <w:del w:id="155" w:author="Mousa Mohammed Abdulla Abdelhameid Alwaraki" w:date="2021-07-08T00:52:00Z">
        <w:r w:rsidR="00BE74C5" w:rsidDel="004952A9">
          <w:rPr>
            <w:noProof/>
          </w:rPr>
          <mc:AlternateContent>
            <mc:Choice Requires="wps">
              <w:drawing>
                <wp:anchor distT="0" distB="0" distL="114300" distR="114300" simplePos="0" relativeHeight="251656192" behindDoc="0" locked="0" layoutInCell="1" allowOverlap="1" wp14:anchorId="226E105B" wp14:editId="63DA0B0D">
                  <wp:simplePos x="0" y="0"/>
                  <wp:positionH relativeFrom="column">
                    <wp:posOffset>114935</wp:posOffset>
                  </wp:positionH>
                  <wp:positionV relativeFrom="paragraph">
                    <wp:posOffset>1970405</wp:posOffset>
                  </wp:positionV>
                  <wp:extent cx="3136265" cy="635"/>
                  <wp:effectExtent l="0" t="0" r="635" b="12065"/>
                  <wp:wrapNone/>
                  <wp:docPr id="200" name="Text Box 200"/>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wps:spPr>
                        <wps:txbx>
                          <w:txbxContent>
                            <w:p w14:paraId="7ED42249" w14:textId="75AF1D82" w:rsidR="004148E8" w:rsidRPr="009F2BEE" w:rsidRDefault="004148E8" w:rsidP="004E2404">
                              <w:pPr>
                                <w:pStyle w:val="Caption"/>
                                <w:jc w:val="left"/>
                                <w:rPr>
                                  <w:noProof/>
                                  <w:lang w:val="en-GB"/>
                                </w:rPr>
                              </w:pPr>
                              <w:r>
                                <w:t>Figure 11 Homebridge with Home Hub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E105B" id="Text Box 200" o:spid="_x0000_s1111" type="#_x0000_t202" style="position:absolute;left:0;text-align:left;margin-left:9.05pt;margin-top:155.15pt;width:246.95pt;height:.05pt;z-index:2518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" stroked="f">
                  <v:textbox style="mso-fit-shape-to-text:t" inset="0,0,0,0">
                    <w:txbxContent>
                      <w:p w14:paraId="7ED42249" w14:textId="75AF1D82" w:rsidR="004148E8" w:rsidRPr="009F2BEE" w:rsidRDefault="004148E8" w:rsidP="004E2404">
                        <w:pPr>
                          <w:pStyle w:val="Caption"/>
                          <w:jc w:val="left"/>
                          <w:rPr>
                            <w:noProof/>
                            <w:lang w:val="en-GB"/>
                          </w:rPr>
                        </w:pPr>
                        <w:r>
                          <w:t>Figure 11 Homebridge with Home Hub Block Diagram</w:t>
                        </w:r>
                      </w:p>
                    </w:txbxContent>
                  </v:textbox>
                </v:shape>
              </w:pict>
            </mc:Fallback>
          </mc:AlternateContent>
        </w:r>
      </w:del>
    </w:p>
    <w:p w14:paraId="0F65FE93" w14:textId="68AE7683" w:rsidR="00055ED8" w:rsidRDefault="00055ED8">
      <w:pPr>
        <w:jc w:val="both"/>
        <w:rPr>
          <w:lang w:val="en-GB"/>
        </w:rPr>
      </w:pPr>
    </w:p>
    <w:p w14:paraId="051973DF" w14:textId="3D838079" w:rsidR="00055ED8" w:rsidRDefault="00055ED8">
      <w:pPr>
        <w:jc w:val="both"/>
        <w:rPr>
          <w:lang w:val="en-GB"/>
        </w:rPr>
      </w:pPr>
    </w:p>
    <w:p w14:paraId="6D1F6818" w14:textId="41AC007C" w:rsidR="00055ED8" w:rsidRDefault="00055ED8">
      <w:pPr>
        <w:jc w:val="both"/>
        <w:rPr>
          <w:lang w:val="en-GB"/>
        </w:rPr>
      </w:pPr>
    </w:p>
    <w:p w14:paraId="5AA5A196" w14:textId="2BFA844F" w:rsidR="00055ED8" w:rsidRDefault="00055ED8">
      <w:pPr>
        <w:jc w:val="both"/>
        <w:rPr>
          <w:lang w:val="en-GB"/>
        </w:rPr>
      </w:pPr>
    </w:p>
    <w:p w14:paraId="49830DB6" w14:textId="61E16B0B" w:rsidR="00055ED8" w:rsidRDefault="00055ED8">
      <w:pPr>
        <w:jc w:val="both"/>
        <w:rPr>
          <w:lang w:val="en-GB"/>
        </w:rPr>
      </w:pPr>
    </w:p>
    <w:p w14:paraId="1BB43FF5" w14:textId="0743D1E3" w:rsidR="00055ED8" w:rsidRDefault="00055ED8">
      <w:pPr>
        <w:jc w:val="both"/>
        <w:rPr>
          <w:lang w:val="en-GB"/>
        </w:rPr>
      </w:pPr>
    </w:p>
    <w:p w14:paraId="2A8023B0" w14:textId="43390513" w:rsidR="00055ED8" w:rsidRDefault="00055ED8">
      <w:pPr>
        <w:jc w:val="both"/>
        <w:rPr>
          <w:lang w:val="en-GB"/>
        </w:rPr>
      </w:pPr>
    </w:p>
    <w:p w14:paraId="5CEEBB05" w14:textId="20A60D74" w:rsidR="00055ED8" w:rsidRDefault="00055ED8">
      <w:pPr>
        <w:jc w:val="both"/>
        <w:rPr>
          <w:lang w:val="en-GB"/>
        </w:rPr>
      </w:pPr>
    </w:p>
    <w:p w14:paraId="32C4CA41" w14:textId="5B5B9284" w:rsidR="00055ED8" w:rsidRDefault="00055ED8">
      <w:pPr>
        <w:jc w:val="both"/>
        <w:rPr>
          <w:lang w:val="en-GB"/>
        </w:rPr>
      </w:pPr>
    </w:p>
    <w:p w14:paraId="24AD137E" w14:textId="62A33749" w:rsidR="00055ED8" w:rsidRDefault="00055ED8">
      <w:pPr>
        <w:jc w:val="both"/>
        <w:rPr>
          <w:lang w:val="en-GB"/>
        </w:rPr>
      </w:pPr>
    </w:p>
    <w:p w14:paraId="302D72D3" w14:textId="0998E59F" w:rsidR="00055ED8" w:rsidRDefault="00055ED8">
      <w:pPr>
        <w:jc w:val="both"/>
        <w:rPr>
          <w:lang w:val="en-GB"/>
        </w:rPr>
      </w:pPr>
    </w:p>
    <w:p w14:paraId="01D61A20" w14:textId="2E990296" w:rsidR="00055ED8" w:rsidRDefault="00055ED8">
      <w:pPr>
        <w:jc w:val="both"/>
        <w:rPr>
          <w:lang w:val="en-GB"/>
        </w:rPr>
      </w:pPr>
    </w:p>
    <w:p w14:paraId="0CB1A7A0" w14:textId="48773AAF" w:rsidR="00BE74C5" w:rsidRDefault="00BE74C5" w:rsidP="008D3D6D">
      <w:pPr>
        <w:jc w:val="both"/>
        <w:rPr>
          <w:lang w:val="en-GB"/>
        </w:rPr>
      </w:pPr>
    </w:p>
    <w:p w14:paraId="19F8D3A1" w14:textId="28CF6080" w:rsidR="00BE74C5" w:rsidRDefault="00BE74C5" w:rsidP="008D3D6D">
      <w:pPr>
        <w:jc w:val="both"/>
        <w:rPr>
          <w:lang w:val="en-GB"/>
        </w:rPr>
      </w:pPr>
    </w:p>
    <w:p w14:paraId="4B424719" w14:textId="77777777" w:rsidR="004952A9" w:rsidRDefault="004952A9">
      <w:pPr>
        <w:jc w:val="both"/>
        <w:rPr>
          <w:ins w:id="156" w:author="Mousa Mohammed Abdulla Abdelhameid Alwaraki" w:date="2021-07-08T00:52:00Z"/>
          <w:lang w:val="en-GB"/>
        </w:rPr>
      </w:pPr>
    </w:p>
    <w:p w14:paraId="67F0E73D" w14:textId="4158F7F0" w:rsidR="004952A9" w:rsidRDefault="004952A9">
      <w:pPr>
        <w:jc w:val="both"/>
        <w:rPr>
          <w:ins w:id="157" w:author="Mousa Mohammed Abdulla Abdelhameid Alwaraki" w:date="2021-07-08T00:52:00Z"/>
          <w:lang w:val="en-GB"/>
        </w:rPr>
      </w:pPr>
    </w:p>
    <w:p w14:paraId="06011015" w14:textId="5339AC7B" w:rsidR="004952A9" w:rsidRDefault="004952A9">
      <w:pPr>
        <w:jc w:val="both"/>
        <w:rPr>
          <w:ins w:id="158" w:author="Mousa Mohammed Abdulla Abdelhameid Alwaraki" w:date="2021-07-08T00:52:00Z"/>
          <w:lang w:val="en-GB"/>
        </w:rPr>
      </w:pPr>
    </w:p>
    <w:p w14:paraId="36DCC2F1" w14:textId="619264C1" w:rsidR="004952A9" w:rsidRDefault="004952A9">
      <w:pPr>
        <w:jc w:val="both"/>
        <w:rPr>
          <w:ins w:id="159" w:author="Mousa Mohammed Abdulla Abdelhameid Alwaraki" w:date="2021-07-08T00:52:00Z"/>
          <w:lang w:val="en-GB"/>
        </w:rPr>
      </w:pPr>
    </w:p>
    <w:p w14:paraId="0CD8DE1B" w14:textId="2D574C7A" w:rsidR="004952A9" w:rsidRDefault="004952A9">
      <w:pPr>
        <w:jc w:val="both"/>
        <w:rPr>
          <w:ins w:id="160" w:author="Mousa Mohammed Abdulla Abdelhameid Alwaraki" w:date="2021-07-08T00:52:00Z"/>
          <w:lang w:val="en-GB"/>
        </w:rPr>
      </w:pPr>
    </w:p>
    <w:p w14:paraId="43F50DB0" w14:textId="3DABE901" w:rsidR="004952A9" w:rsidRDefault="004952A9">
      <w:pPr>
        <w:jc w:val="both"/>
        <w:rPr>
          <w:ins w:id="161" w:author="Mousa Mohammed Abdulla Abdelhameid Alwaraki" w:date="2021-07-08T00:52:00Z"/>
          <w:lang w:val="en-GB"/>
        </w:rPr>
      </w:pPr>
    </w:p>
    <w:p w14:paraId="42EF18D4" w14:textId="530A9550" w:rsidR="004952A9" w:rsidRDefault="004952A9">
      <w:pPr>
        <w:jc w:val="both"/>
        <w:rPr>
          <w:ins w:id="162" w:author="Mousa Mohammed Abdulla Abdelhameid Alwaraki" w:date="2021-07-08T00:52:00Z"/>
          <w:lang w:val="en-GB"/>
        </w:rPr>
      </w:pPr>
    </w:p>
    <w:p w14:paraId="145A2075" w14:textId="5E03B7EB" w:rsidR="004952A9" w:rsidRDefault="004952A9">
      <w:pPr>
        <w:jc w:val="both"/>
        <w:rPr>
          <w:ins w:id="163" w:author="Mousa Mohammed Abdulla Abdelhameid Alwaraki" w:date="2021-07-08T00:52:00Z"/>
          <w:lang w:val="en-GB"/>
        </w:rPr>
      </w:pPr>
    </w:p>
    <w:p w14:paraId="584CE718" w14:textId="1969EA5D" w:rsidR="004952A9" w:rsidRDefault="004952A9">
      <w:pPr>
        <w:jc w:val="both"/>
        <w:rPr>
          <w:ins w:id="164" w:author="Mousa Mohammed Abdulla Abdelhameid Alwaraki" w:date="2021-07-08T00:52:00Z"/>
          <w:lang w:val="en-GB"/>
        </w:rPr>
      </w:pPr>
    </w:p>
    <w:p w14:paraId="7C4A325C" w14:textId="6C2184E8" w:rsidR="009D3438" w:rsidRDefault="009D3438">
      <w:pPr>
        <w:jc w:val="both"/>
        <w:rPr>
          <w:lang w:val="en-GB"/>
        </w:rPr>
      </w:pPr>
      <w:r>
        <w:rPr>
          <w:lang w:val="en-GB"/>
        </w:rPr>
        <w:lastRenderedPageBreak/>
        <w:t>T</w:t>
      </w:r>
      <w:r w:rsidR="00E1578E" w:rsidRPr="009F767F">
        <w:rPr>
          <w:lang w:val="en-GB"/>
        </w:rPr>
        <w:t>he other way to bypass the network issue is to use the Google Home app. In order to be able to use Google Home</w:t>
      </w:r>
      <w:r w:rsidR="0078416F">
        <w:rPr>
          <w:lang w:val="en-GB"/>
        </w:rPr>
        <w:t>,</w:t>
      </w:r>
      <w:r w:rsidR="00E1578E" w:rsidRPr="009F767F">
        <w:rPr>
          <w:lang w:val="en-GB"/>
        </w:rPr>
        <w:t xml:space="preserve"> another plugin needs to be added to Homebridge, called ‘Homebridge Google Smart Home’</w:t>
      </w:r>
      <w:r w:rsidR="00E1578E">
        <w:rPr>
          <w:lang w:val="en-GB"/>
        </w:rPr>
        <w:t>.</w:t>
      </w:r>
      <w:r w:rsidR="00E1578E" w:rsidRPr="009F767F">
        <w:rPr>
          <w:lang w:val="en-GB"/>
        </w:rPr>
        <w:t xml:space="preserve"> The google home app </w:t>
      </w:r>
      <w:r w:rsidR="0078416F" w:rsidRPr="009F767F">
        <w:rPr>
          <w:lang w:val="en-GB"/>
        </w:rPr>
        <w:t>does</w:t>
      </w:r>
      <w:r w:rsidR="0078416F">
        <w:rPr>
          <w:lang w:val="en-GB"/>
        </w:rPr>
        <w:t xml:space="preserve"> no</w:t>
      </w:r>
      <w:r w:rsidR="0078416F" w:rsidRPr="009F767F">
        <w:rPr>
          <w:lang w:val="en-GB"/>
        </w:rPr>
        <w:t xml:space="preserve">t </w:t>
      </w:r>
      <w:r w:rsidR="00E1578E" w:rsidRPr="009F767F">
        <w:rPr>
          <w:lang w:val="en-GB"/>
        </w:rPr>
        <w:t xml:space="preserve">require a hub to be connected, and so will work out of the box with google assistant. </w:t>
      </w:r>
    </w:p>
    <w:p w14:paraId="18FDD195" w14:textId="729DAD8F" w:rsidR="009D3438" w:rsidRDefault="009D3438" w:rsidP="008D3D6D">
      <w:pPr>
        <w:jc w:val="both"/>
        <w:rPr>
          <w:lang w:val="en-GB"/>
        </w:rPr>
      </w:pPr>
    </w:p>
    <w:p w14:paraId="1C0A89A5" w14:textId="7285FBA9" w:rsidR="009D3438" w:rsidRDefault="00D033BE" w:rsidP="008D3D6D">
      <w:pPr>
        <w:jc w:val="both"/>
        <w:rPr>
          <w:lang w:val="en-GB"/>
        </w:rPr>
      </w:pPr>
      <w:r>
        <w:rPr>
          <w:noProof/>
        </w:rPr>
        <mc:AlternateContent>
          <mc:Choice Requires="wpg">
            <w:drawing>
              <wp:anchor distT="0" distB="0" distL="114300" distR="114300" simplePos="0" relativeHeight="251664384" behindDoc="0" locked="0" layoutInCell="1" allowOverlap="1" wp14:anchorId="19146F7E" wp14:editId="7B73A457">
                <wp:simplePos x="0" y="0"/>
                <wp:positionH relativeFrom="column">
                  <wp:posOffset>56147</wp:posOffset>
                </wp:positionH>
                <wp:positionV relativeFrom="paragraph">
                  <wp:posOffset>56482</wp:posOffset>
                </wp:positionV>
                <wp:extent cx="3267710" cy="3651918"/>
                <wp:effectExtent l="0" t="0" r="8890" b="18415"/>
                <wp:wrapNone/>
                <wp:docPr id="323" name="Group 323"/>
                <wp:cNvGraphicFramePr/>
                <a:graphic xmlns:a="http://schemas.openxmlformats.org/drawingml/2006/main">
                  <a:graphicData uri="http://schemas.microsoft.com/office/word/2010/wordprocessingGroup">
                    <wpg:wgp>
                      <wpg:cNvGrpSpPr/>
                      <wpg:grpSpPr>
                        <a:xfrm>
                          <a:off x="0" y="0"/>
                          <a:ext cx="3267710" cy="3651918"/>
                          <a:chOff x="0" y="0"/>
                          <a:chExt cx="3267710" cy="3651918"/>
                        </a:xfrm>
                      </wpg:grpSpPr>
                      <wps:wsp>
                        <wps:cNvPr id="286" name="Text Box 286"/>
                        <wps:cNvSpPr txBox="1"/>
                        <wps:spPr>
                          <a:xfrm>
                            <a:off x="986590" y="0"/>
                            <a:ext cx="1196874" cy="417122"/>
                          </a:xfrm>
                          <a:prstGeom prst="rect">
                            <a:avLst/>
                          </a:prstGeom>
                          <a:solidFill>
                            <a:schemeClr val="accent5">
                              <a:lumMod val="60000"/>
                              <a:lumOff val="40000"/>
                            </a:schemeClr>
                          </a:solidFill>
                          <a:ln w="6350">
                            <a:solidFill>
                              <a:prstClr val="black"/>
                            </a:solidFill>
                          </a:ln>
                        </wps:spPr>
                        <wps:txbx>
                          <w:txbxContent>
                            <w:p w14:paraId="6E039D44" w14:textId="77777777" w:rsidR="004952A9" w:rsidRDefault="004952A9" w:rsidP="004952A9">
                              <w:pPr>
                                <w:rPr>
                                  <w:lang w:val="en-GB"/>
                                </w:rPr>
                              </w:pPr>
                              <w:r>
                                <w:rPr>
                                  <w:lang w:val="en-GB"/>
                                </w:rPr>
                                <w:t>Thermal Camera</w:t>
                              </w:r>
                            </w:p>
                            <w:p w14:paraId="1BB51E09" w14:textId="240EA9EA" w:rsidR="004952A9" w:rsidRPr="00D033BE" w:rsidRDefault="004952A9" w:rsidP="004952A9">
                              <w:pPr>
                                <w:rPr>
                                  <w:sz w:val="16"/>
                                  <w:szCs w:val="16"/>
                                  <w:lang w:val="en-GB"/>
                                </w:rPr>
                              </w:pPr>
                              <w:r w:rsidRPr="00D033BE">
                                <w:rPr>
                                  <w:sz w:val="16"/>
                                  <w:szCs w:val="16"/>
                                  <w:lang w:val="en-GB"/>
                                </w:rPr>
                                <w:t>(AMG8833)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8" name="Picture 298" descr="A picture containing text, electronics&#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19520" t="21987" r="18365" b="20547"/>
                          <a:stretch/>
                        </pic:blipFill>
                        <pic:spPr bwMode="auto">
                          <a:xfrm>
                            <a:off x="1917032" y="256673"/>
                            <a:ext cx="467360" cy="432435"/>
                          </a:xfrm>
                          <a:prstGeom prst="rect">
                            <a:avLst/>
                          </a:prstGeom>
                          <a:ln>
                            <a:noFill/>
                          </a:ln>
                          <a:extLst>
                            <a:ext uri="{53640926-AAD7-44D8-BBD7-CCE9431645EC}">
                              <a14:shadowObscured xmlns:a14="http://schemas.microsoft.com/office/drawing/2010/main"/>
                            </a:ext>
                          </a:extLst>
                        </pic:spPr>
                      </pic:pic>
                      <wps:wsp>
                        <wps:cNvPr id="287" name="Straight Arrow Connector 287"/>
                        <wps:cNvCnPr/>
                        <wps:spPr>
                          <a:xfrm>
                            <a:off x="1587500" y="409073"/>
                            <a:ext cx="0" cy="600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8" name="Text Box 288"/>
                        <wps:cNvSpPr txBox="1"/>
                        <wps:spPr>
                          <a:xfrm>
                            <a:off x="641685" y="529389"/>
                            <a:ext cx="1017270" cy="315595"/>
                          </a:xfrm>
                          <a:prstGeom prst="rect">
                            <a:avLst/>
                          </a:prstGeom>
                          <a:noFill/>
                          <a:ln w="6350">
                            <a:noFill/>
                          </a:ln>
                        </wps:spPr>
                        <wps:txbx>
                          <w:txbxContent>
                            <w:p w14:paraId="60A84C93" w14:textId="4D8F20E0" w:rsidR="004952A9" w:rsidRPr="00D033BE" w:rsidRDefault="004952A9" w:rsidP="004952A9">
                              <w:pPr>
                                <w:rPr>
                                  <w:sz w:val="13"/>
                                  <w:szCs w:val="13"/>
                                  <w:lang w:val="en-GB"/>
                                </w:rPr>
                              </w:pPr>
                              <w:r>
                                <w:rPr>
                                  <w:sz w:val="13"/>
                                  <w:szCs w:val="13"/>
                                  <w:lang w:val="en-GB"/>
                                </w:rPr>
                                <w:t xml:space="preserve">Passes thermal readings using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986590" y="1018673"/>
                            <a:ext cx="1196874" cy="417122"/>
                          </a:xfrm>
                          <a:prstGeom prst="rect">
                            <a:avLst/>
                          </a:prstGeom>
                          <a:solidFill>
                            <a:schemeClr val="accent5">
                              <a:lumMod val="60000"/>
                              <a:lumOff val="40000"/>
                            </a:schemeClr>
                          </a:solidFill>
                          <a:ln w="6350">
                            <a:solidFill>
                              <a:prstClr val="black"/>
                            </a:solidFill>
                          </a:ln>
                        </wps:spPr>
                        <wps:txbx>
                          <w:txbxContent>
                            <w:p w14:paraId="7C284809" w14:textId="77777777" w:rsidR="004952A9" w:rsidRDefault="004952A9" w:rsidP="004952A9">
                              <w:pPr>
                                <w:rPr>
                                  <w:lang w:val="en-GB"/>
                                </w:rPr>
                              </w:pPr>
                              <w:r>
                                <w:rPr>
                                  <w:lang w:val="en-GB"/>
                                </w:rPr>
                                <w:t>Microcontroller</w:t>
                              </w:r>
                            </w:p>
                            <w:p w14:paraId="30608EF6" w14:textId="1D17E965" w:rsidR="004952A9" w:rsidRPr="00D033BE" w:rsidRDefault="004952A9" w:rsidP="004952A9">
                              <w:pPr>
                                <w:rPr>
                                  <w:sz w:val="16"/>
                                  <w:szCs w:val="16"/>
                                  <w:lang w:val="en-GB"/>
                                </w:rPr>
                              </w:pPr>
                              <w:r>
                                <w:rPr>
                                  <w:sz w:val="16"/>
                                  <w:szCs w:val="16"/>
                                  <w:lang w:val="en-GB"/>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9" name="Picture 299" descr="A close-up of a chip&#10;&#10;Description automatically generated with low confidence"/>
                          <pic:cNvPicPr>
                            <a:picLocks noChangeAspect="1"/>
                          </pic:cNvPicPr>
                        </pic:nvPicPr>
                        <pic:blipFill rotWithShape="1">
                          <a:blip r:embed="rId9" cstate="print">
                            <a:extLst>
                              <a:ext uri="{28A0092B-C50C-407E-A947-70E740481C1C}">
                                <a14:useLocalDpi xmlns:a14="http://schemas.microsoft.com/office/drawing/2010/main" val="0"/>
                              </a:ext>
                            </a:extLst>
                          </a:blip>
                          <a:srcRect t="16361" b="12594"/>
                          <a:stretch/>
                        </pic:blipFill>
                        <pic:spPr bwMode="auto">
                          <a:xfrm>
                            <a:off x="1868906" y="1283368"/>
                            <a:ext cx="541020" cy="384175"/>
                          </a:xfrm>
                          <a:prstGeom prst="rect">
                            <a:avLst/>
                          </a:prstGeom>
                          <a:ln>
                            <a:noFill/>
                          </a:ln>
                          <a:extLst>
                            <a:ext uri="{53640926-AAD7-44D8-BBD7-CCE9431645EC}">
                              <a14:shadowObscured xmlns:a14="http://schemas.microsoft.com/office/drawing/2010/main"/>
                            </a:ext>
                          </a:extLst>
                        </pic:spPr>
                      </pic:pic>
                      <wps:wsp>
                        <wps:cNvPr id="290" name="Straight Arrow Connector 290"/>
                        <wps:cNvCnPr/>
                        <wps:spPr>
                          <a:xfrm>
                            <a:off x="1587500" y="1435768"/>
                            <a:ext cx="0" cy="539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1" name="Text Box 291"/>
                        <wps:cNvSpPr txBox="1"/>
                        <wps:spPr>
                          <a:xfrm>
                            <a:off x="641685" y="1532021"/>
                            <a:ext cx="1017184" cy="306652"/>
                          </a:xfrm>
                          <a:prstGeom prst="rect">
                            <a:avLst/>
                          </a:prstGeom>
                          <a:noFill/>
                          <a:ln w="6350">
                            <a:noFill/>
                          </a:ln>
                        </wps:spPr>
                        <wps:txbx>
                          <w:txbxContent>
                            <w:p w14:paraId="10FCDE12" w14:textId="31C411A0" w:rsidR="004952A9" w:rsidRPr="00D033BE" w:rsidRDefault="004952A9" w:rsidP="004952A9">
                              <w:pPr>
                                <w:rPr>
                                  <w:sz w:val="13"/>
                                  <w:szCs w:val="13"/>
                                  <w:lang w:val="en-GB"/>
                                </w:rPr>
                              </w:pPr>
                              <w:r>
                                <w:rPr>
                                  <w:sz w:val="13"/>
                                  <w:szCs w:val="13"/>
                                  <w:lang w:val="en-GB"/>
                                </w:rPr>
                                <w:t>MQTT hosted on a LAN network by 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a:off x="986590" y="1981200"/>
                            <a:ext cx="1196874" cy="609600"/>
                          </a:xfrm>
                          <a:prstGeom prst="rect">
                            <a:avLst/>
                          </a:prstGeom>
                          <a:solidFill>
                            <a:schemeClr val="accent5">
                              <a:lumMod val="60000"/>
                              <a:lumOff val="40000"/>
                            </a:schemeClr>
                          </a:solidFill>
                          <a:ln w="6350">
                            <a:solidFill>
                              <a:prstClr val="black"/>
                            </a:solidFill>
                          </a:ln>
                        </wps:spPr>
                        <wps:txbx>
                          <w:txbxContent>
                            <w:p w14:paraId="6339701A" w14:textId="05146843" w:rsidR="004952A9" w:rsidRPr="00D033BE" w:rsidRDefault="004952A9" w:rsidP="004952A9">
                              <w:pPr>
                                <w:rPr>
                                  <w:sz w:val="16"/>
                                  <w:szCs w:val="16"/>
                                  <w:lang w:val="en-GB"/>
                                </w:rPr>
                              </w:pPr>
                              <w:r>
                                <w:rPr>
                                  <w:lang w:val="en-GB"/>
                                </w:rPr>
                                <w:t>Home-Bridge</w:t>
                              </w:r>
                              <w:r w:rsidR="00273AE2">
                                <w:rPr>
                                  <w:lang w:val="en-GB"/>
                                </w:rPr>
                                <w:t xml:space="preserve"> w/ ‘Google Smart Home’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0" name="Picture 300" descr="Icon&#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884948" y="2414336"/>
                            <a:ext cx="457835" cy="457835"/>
                          </a:xfrm>
                          <a:prstGeom prst="rect">
                            <a:avLst/>
                          </a:prstGeom>
                        </pic:spPr>
                      </pic:pic>
                      <wps:wsp>
                        <wps:cNvPr id="295" name="Straight Arrow Connector 295"/>
                        <wps:cNvCnPr/>
                        <wps:spPr>
                          <a:xfrm flipV="1">
                            <a:off x="1587500" y="2584115"/>
                            <a:ext cx="0" cy="68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3" name="Text Box 293"/>
                        <wps:cNvSpPr txBox="1"/>
                        <wps:spPr>
                          <a:xfrm>
                            <a:off x="641685" y="2775284"/>
                            <a:ext cx="1016635" cy="391795"/>
                          </a:xfrm>
                          <a:prstGeom prst="rect">
                            <a:avLst/>
                          </a:prstGeom>
                          <a:noFill/>
                          <a:ln w="6350">
                            <a:noFill/>
                          </a:ln>
                        </wps:spPr>
                        <wps:txbx>
                          <w:txbxContent>
                            <w:p w14:paraId="514C5BC5" w14:textId="14E8B669" w:rsidR="004952A9" w:rsidRPr="00D033BE" w:rsidRDefault="004952A9" w:rsidP="004952A9">
                              <w:pPr>
                                <w:rPr>
                                  <w:sz w:val="13"/>
                                  <w:szCs w:val="13"/>
                                  <w:lang w:val="en-GB"/>
                                </w:rPr>
                              </w:pPr>
                              <w:r>
                                <w:rPr>
                                  <w:sz w:val="13"/>
                                  <w:szCs w:val="13"/>
                                  <w:lang w:val="en-GB"/>
                                </w:rPr>
                                <w:t>MQTT hosted on a Raspberry Pi connected to LAN and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Text Box 294"/>
                        <wps:cNvSpPr txBox="1"/>
                        <wps:spPr>
                          <a:xfrm>
                            <a:off x="0" y="3264568"/>
                            <a:ext cx="3267710" cy="387350"/>
                          </a:xfrm>
                          <a:prstGeom prst="rect">
                            <a:avLst/>
                          </a:prstGeom>
                          <a:solidFill>
                            <a:schemeClr val="accent5">
                              <a:lumMod val="60000"/>
                              <a:lumOff val="40000"/>
                            </a:schemeClr>
                          </a:solidFill>
                          <a:ln w="6350">
                            <a:solidFill>
                              <a:prstClr val="black"/>
                            </a:solidFill>
                          </a:ln>
                        </wps:spPr>
                        <wps:txbx>
                          <w:txbxContent>
                            <w:p w14:paraId="5E6C8A0D" w14:textId="083B4E7D" w:rsidR="004952A9" w:rsidRPr="00D033BE" w:rsidRDefault="004952A9" w:rsidP="004952A9">
                              <w:pPr>
                                <w:rPr>
                                  <w:lang w:val="en-GB"/>
                                </w:rPr>
                              </w:pPr>
                              <w:r>
                                <w:rPr>
                                  <w:lang w:val="en-GB"/>
                                </w:rPr>
                                <w:t xml:space="preserve">User accesses readings via </w:t>
                              </w:r>
                              <w:r w:rsidR="00273AE2">
                                <w:rPr>
                                  <w:lang w:val="en-GB"/>
                                </w:rPr>
                                <w:t>Google Assistant and Google Home</w:t>
                              </w:r>
                              <w:r>
                                <w:rPr>
                                  <w:lang w:val="en-GB"/>
                                </w:rPr>
                                <w:t xml:space="preserve"> App with internet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146F7E" id="Group 323" o:spid="_x0000_s1112" style="position:absolute;left:0;text-align:left;margin-left:4.4pt;margin-top:4.45pt;width:257.3pt;height:287.55pt;z-index:251664384" coordsize="32677,365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">
                <v:shape id="Text Box 286" o:spid="_x0000_s1113" type="#_x0000_t202" style="position:absolute;left:9865;width:11969;height:4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" fillcolor="#9cc2e5 [1944]" strokeweight=".5pt">
                  <v:textbox>
                    <w:txbxContent>
                      <w:p w14:paraId="6E039D44" w14:textId="77777777" w:rsidR="004952A9" w:rsidRDefault="004952A9" w:rsidP="004952A9">
                        <w:pPr>
                          <w:rPr>
                            <w:lang w:val="en-GB"/>
                          </w:rPr>
                        </w:pPr>
                        <w:r>
                          <w:rPr>
                            <w:lang w:val="en-GB"/>
                          </w:rPr>
                          <w:t>Thermal Camera</w:t>
                        </w:r>
                      </w:p>
                      <w:p w14:paraId="1BB51E09" w14:textId="240EA9EA" w:rsidR="004952A9" w:rsidRPr="00D033BE" w:rsidRDefault="004952A9" w:rsidP="004952A9">
                        <w:pPr>
                          <w:rPr>
                            <w:sz w:val="16"/>
                            <w:szCs w:val="16"/>
                            <w:lang w:val="en-GB"/>
                          </w:rPr>
                        </w:pPr>
                        <w:r w:rsidRPr="00D033BE">
                          <w:rPr>
                            <w:sz w:val="16"/>
                            <w:szCs w:val="16"/>
                            <w:lang w:val="en-GB"/>
                          </w:rPr>
                          <w:t>(AMG8833)</w:t>
                        </w:r>
                      </w:p>
                    </w:txbxContent>
                  </v:textbox>
                </v:shape>
                <v:shape id="Picture 298" o:spid="_x0000_s1114" type="#_x0000_t75" alt="A picture containing text, electronics&#10;&#10;Description automatically generated" style="position:absolute;left:19170;top:2566;width:4673;height:43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">
                  <v:imagedata r:id="rId22" o:title="A picture containing text, electronics&#10;&#10;Description automatically generated" croptop="14409f" cropbottom="13466f" cropleft="12793f" cropright="12036f"/>
                </v:shape>
                <v:shape id="Straight Arrow Connector 287" o:spid="_x0000_s1115" type="#_x0000_t32" style="position:absolute;left:15875;top:4090;width:0;height:600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" strokecolor="#4472c4 [3204]" strokeweight=".5pt">
                  <v:stroke endarrow="block" joinstyle="miter"/>
                </v:shape>
                <v:shape id="Text Box 288" o:spid="_x0000_s1116" type="#_x0000_t202" style="position:absolute;left:6416;top:5293;width:10173;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" filled="f" stroked="f" strokeweight=".5pt">
                  <v:textbox>
                    <w:txbxContent>
                      <w:p w14:paraId="60A84C93" w14:textId="4D8F20E0" w:rsidR="004952A9" w:rsidRPr="00D033BE" w:rsidRDefault="004952A9" w:rsidP="004952A9">
                        <w:pPr>
                          <w:rPr>
                            <w:sz w:val="13"/>
                            <w:szCs w:val="13"/>
                            <w:lang w:val="en-GB"/>
                          </w:rPr>
                        </w:pPr>
                        <w:r>
                          <w:rPr>
                            <w:sz w:val="13"/>
                            <w:szCs w:val="13"/>
                            <w:lang w:val="en-GB"/>
                          </w:rPr>
                          <w:t xml:space="preserve">Passes thermal readings using Arduino </w:t>
                        </w:r>
                      </w:p>
                    </w:txbxContent>
                  </v:textbox>
                </v:shape>
                <v:shape id="Text Box 289" o:spid="_x0000_s1117" type="#_x0000_t202" style="position:absolute;left:9865;top:10186;width:11969;height:41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" fillcolor="#9cc2e5 [1944]" strokeweight=".5pt">
                  <v:textbox>
                    <w:txbxContent>
                      <w:p w14:paraId="7C284809" w14:textId="77777777" w:rsidR="004952A9" w:rsidRDefault="004952A9" w:rsidP="004952A9">
                        <w:pPr>
                          <w:rPr>
                            <w:lang w:val="en-GB"/>
                          </w:rPr>
                        </w:pPr>
                        <w:r>
                          <w:rPr>
                            <w:lang w:val="en-GB"/>
                          </w:rPr>
                          <w:t>Microcontroller</w:t>
                        </w:r>
                      </w:p>
                      <w:p w14:paraId="30608EF6" w14:textId="1D17E965" w:rsidR="004952A9" w:rsidRPr="00D033BE" w:rsidRDefault="004952A9" w:rsidP="004952A9">
                        <w:pPr>
                          <w:rPr>
                            <w:sz w:val="16"/>
                            <w:szCs w:val="16"/>
                            <w:lang w:val="en-GB"/>
                          </w:rPr>
                        </w:pPr>
                        <w:r>
                          <w:rPr>
                            <w:sz w:val="16"/>
                            <w:szCs w:val="16"/>
                            <w:lang w:val="en-GB"/>
                          </w:rPr>
                          <w:t>(ESP8266)</w:t>
                        </w:r>
                      </w:p>
                    </w:txbxContent>
                  </v:textbox>
                </v:shape>
                <v:shape id="Picture 299" o:spid="_x0000_s1118" type="#_x0000_t75" alt="A close-up of a chip&#10;&#10;Description automatically generated with low confidence" style="position:absolute;left:18689;top:12833;width:5410;height:3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">
                  <v:imagedata r:id="rId23" o:title="A close-up of a chip&#10;&#10;Description automatically generated with low confidence" croptop="10722f" cropbottom="8254f"/>
                </v:shape>
                <v:shape id="Straight Arrow Connector 290" o:spid="_x0000_s1119" type="#_x0000_t32" style="position:absolute;left:15875;top:14357;width:0;height:53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" strokecolor="#4472c4 [3204]" strokeweight=".5pt">
                  <v:stroke endarrow="block" joinstyle="miter"/>
                </v:shape>
                <v:shape id="Text Box 291" o:spid="_x0000_s1120" type="#_x0000_t202" style="position:absolute;left:6416;top:15320;width:10172;height:3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" filled="f" stroked="f" strokeweight=".5pt">
                  <v:textbox>
                    <w:txbxContent>
                      <w:p w14:paraId="10FCDE12" w14:textId="31C411A0" w:rsidR="004952A9" w:rsidRPr="00D033BE" w:rsidRDefault="004952A9" w:rsidP="004952A9">
                        <w:pPr>
                          <w:rPr>
                            <w:sz w:val="13"/>
                            <w:szCs w:val="13"/>
                            <w:lang w:val="en-GB"/>
                          </w:rPr>
                        </w:pPr>
                        <w:r>
                          <w:rPr>
                            <w:sz w:val="13"/>
                            <w:szCs w:val="13"/>
                            <w:lang w:val="en-GB"/>
                          </w:rPr>
                          <w:t>MQTT hosted on a LAN network by ESP8266</w:t>
                        </w:r>
                      </w:p>
                    </w:txbxContent>
                  </v:textbox>
                </v:shape>
                <v:shape id="Text Box 292" o:spid="_x0000_s1121" type="#_x0000_t202" style="position:absolute;left:9865;top:19812;width:11969;height:6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" fillcolor="#9cc2e5 [1944]" strokeweight=".5pt">
                  <v:textbox>
                    <w:txbxContent>
                      <w:p w14:paraId="6339701A" w14:textId="05146843" w:rsidR="004952A9" w:rsidRPr="00D033BE" w:rsidRDefault="004952A9" w:rsidP="004952A9">
                        <w:pPr>
                          <w:rPr>
                            <w:sz w:val="16"/>
                            <w:szCs w:val="16"/>
                            <w:lang w:val="en-GB"/>
                          </w:rPr>
                        </w:pPr>
                        <w:r>
                          <w:rPr>
                            <w:lang w:val="en-GB"/>
                          </w:rPr>
                          <w:t>Home-Bridge</w:t>
                        </w:r>
                        <w:r w:rsidR="00273AE2">
                          <w:rPr>
                            <w:lang w:val="en-GB"/>
                          </w:rPr>
                          <w:t xml:space="preserve"> w/ ‘Google Smart Home’ plugin</w:t>
                        </w:r>
                      </w:p>
                    </w:txbxContent>
                  </v:textbox>
                </v:shape>
                <v:shape id="Picture 300" o:spid="_x0000_s1122" type="#_x0000_t75" alt="Icon&#10;&#10;Description automatically generated" style="position:absolute;left:18849;top:24143;width:4578;height:45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">
                  <v:imagedata r:id="rId40" o:title="Icon&#10;&#10;Description automatically generated"/>
                </v:shape>
                <v:shape id="Straight Arrow Connector 295" o:spid="_x0000_s1123" type="#_x0000_t32" style="position:absolute;left:15875;top:25841;width:0;height:68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" strokecolor="#4472c4 [3204]" strokeweight=".5pt">
                  <v:stroke endarrow="block" joinstyle="miter"/>
                </v:shape>
                <v:shape id="Text Box 293" o:spid="_x0000_s1124" type="#_x0000_t202" style="position:absolute;left:6416;top:27752;width:10167;height:3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5H9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" filled="f" stroked="f" strokeweight=".5pt">
                  <v:textbox>
                    <w:txbxContent>
                      <w:p w14:paraId="514C5BC5" w14:textId="14E8B669" w:rsidR="004952A9" w:rsidRPr="00D033BE" w:rsidRDefault="004952A9" w:rsidP="004952A9">
                        <w:pPr>
                          <w:rPr>
                            <w:sz w:val="13"/>
                            <w:szCs w:val="13"/>
                            <w:lang w:val="en-GB"/>
                          </w:rPr>
                        </w:pPr>
                        <w:r>
                          <w:rPr>
                            <w:sz w:val="13"/>
                            <w:szCs w:val="13"/>
                            <w:lang w:val="en-GB"/>
                          </w:rPr>
                          <w:t>MQTT hosted on a Raspberry Pi connected to LAN and internet</w:t>
                        </w:r>
                      </w:p>
                    </w:txbxContent>
                  </v:textbox>
                </v:shape>
                <v:shape id="Text Box 294" o:spid="_x0000_s1125" type="#_x0000_t202" style="position:absolute;top:32645;width:32677;height:3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" fillcolor="#9cc2e5 [1944]" strokeweight=".5pt">
                  <v:textbox>
                    <w:txbxContent>
                      <w:p w14:paraId="5E6C8A0D" w14:textId="083B4E7D" w:rsidR="004952A9" w:rsidRPr="00D033BE" w:rsidRDefault="004952A9" w:rsidP="004952A9">
                        <w:pPr>
                          <w:rPr>
                            <w:lang w:val="en-GB"/>
                          </w:rPr>
                        </w:pPr>
                        <w:r>
                          <w:rPr>
                            <w:lang w:val="en-GB"/>
                          </w:rPr>
                          <w:t xml:space="preserve">User accesses readings via </w:t>
                        </w:r>
                        <w:r w:rsidR="00273AE2">
                          <w:rPr>
                            <w:lang w:val="en-GB"/>
                          </w:rPr>
                          <w:t>Google Assistant and Google Home</w:t>
                        </w:r>
                        <w:r>
                          <w:rPr>
                            <w:lang w:val="en-GB"/>
                          </w:rPr>
                          <w:t xml:space="preserve"> App with internet connection</w:t>
                        </w:r>
                      </w:p>
                    </w:txbxContent>
                  </v:textbox>
                </v:shape>
              </v:group>
            </w:pict>
          </mc:Fallback>
        </mc:AlternateContent>
      </w:r>
      <w:del w:id="165" w:author="Mousa Mohammed Abdulla Abdelhameid Alwaraki" w:date="2021-07-08T00:59:00Z">
        <w:r w:rsidR="00BE74C5" w:rsidDel="004952A9">
          <w:rPr>
            <w:noProof/>
          </w:rPr>
          <mc:AlternateContent>
            <mc:Choice Requires="wps">
              <w:drawing>
                <wp:anchor distT="0" distB="0" distL="114300" distR="114300" simplePos="0" relativeHeight="251657216" behindDoc="0" locked="0" layoutInCell="1" allowOverlap="1" wp14:anchorId="063E3405" wp14:editId="45E32967">
                  <wp:simplePos x="0" y="0"/>
                  <wp:positionH relativeFrom="column">
                    <wp:posOffset>123190</wp:posOffset>
                  </wp:positionH>
                  <wp:positionV relativeFrom="paragraph">
                    <wp:posOffset>2056765</wp:posOffset>
                  </wp:positionV>
                  <wp:extent cx="3136265" cy="635"/>
                  <wp:effectExtent l="0" t="0" r="635" b="12065"/>
                  <wp:wrapNone/>
                  <wp:docPr id="201" name="Text Box 201"/>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wps:spPr>
                        <wps:txbx>
                          <w:txbxContent>
                            <w:p w14:paraId="58CCB0EE" w14:textId="3FCB4F54" w:rsidR="004148E8" w:rsidRPr="00455A0B" w:rsidRDefault="004148E8" w:rsidP="004E2404">
                              <w:pPr>
                                <w:pStyle w:val="Caption"/>
                                <w:jc w:val="left"/>
                                <w:rPr>
                                  <w:noProof/>
                                  <w:lang w:val="en-GB"/>
                                </w:rPr>
                              </w:pPr>
                              <w:r>
                                <w:t>Figure 12 Homebridge Google Smart Home Plugin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E3405" id="Text Box 201" o:spid="_x0000_s1126" type="#_x0000_t202" style="position:absolute;left:0;text-align:left;margin-left:9.7pt;margin-top:161.95pt;width:246.95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" stroked="f">
                  <v:textbox style="mso-fit-shape-to-text:t" inset="0,0,0,0">
                    <w:txbxContent>
                      <w:p w14:paraId="58CCB0EE" w14:textId="3FCB4F54" w:rsidR="004148E8" w:rsidRPr="00455A0B" w:rsidRDefault="004148E8" w:rsidP="004E2404">
                        <w:pPr>
                          <w:pStyle w:val="Caption"/>
                          <w:jc w:val="left"/>
                          <w:rPr>
                            <w:noProof/>
                            <w:lang w:val="en-GB"/>
                          </w:rPr>
                        </w:pPr>
                        <w:r>
                          <w:t>Figure 12 Homebridge Google Smart Home Plugin Block Diagram</w:t>
                        </w:r>
                      </w:p>
                    </w:txbxContent>
                  </v:textbox>
                </v:shape>
              </w:pict>
            </mc:Fallback>
          </mc:AlternateContent>
        </w:r>
      </w:del>
    </w:p>
    <w:p w14:paraId="0C787491" w14:textId="2F31E3BC" w:rsidR="009D3438" w:rsidRDefault="009D3438" w:rsidP="008D3D6D">
      <w:pPr>
        <w:jc w:val="both"/>
        <w:rPr>
          <w:lang w:val="en-GB"/>
        </w:rPr>
      </w:pPr>
    </w:p>
    <w:p w14:paraId="7E8BFA56" w14:textId="77452B0F" w:rsidR="009D3438" w:rsidRDefault="009D3438" w:rsidP="008D3D6D">
      <w:pPr>
        <w:jc w:val="both"/>
        <w:rPr>
          <w:lang w:val="en-GB"/>
        </w:rPr>
      </w:pPr>
    </w:p>
    <w:p w14:paraId="029160AF" w14:textId="6F181CA1" w:rsidR="009D3438" w:rsidRDefault="009D3438" w:rsidP="008D3D6D">
      <w:pPr>
        <w:jc w:val="both"/>
        <w:rPr>
          <w:lang w:val="en-GB"/>
        </w:rPr>
      </w:pPr>
    </w:p>
    <w:p w14:paraId="3568744A" w14:textId="64CDAD4E" w:rsidR="009D3438" w:rsidRDefault="009D3438" w:rsidP="008D3D6D">
      <w:pPr>
        <w:jc w:val="both"/>
        <w:rPr>
          <w:lang w:val="en-GB"/>
        </w:rPr>
      </w:pPr>
    </w:p>
    <w:p w14:paraId="791B20A0" w14:textId="167BF979" w:rsidR="009D3438" w:rsidRDefault="009D3438" w:rsidP="008D3D6D">
      <w:pPr>
        <w:jc w:val="both"/>
        <w:rPr>
          <w:lang w:val="en-GB"/>
        </w:rPr>
      </w:pPr>
    </w:p>
    <w:p w14:paraId="2D1E4EEE" w14:textId="7EC6CE3C" w:rsidR="00205D3A" w:rsidRDefault="00205D3A" w:rsidP="008D3D6D">
      <w:pPr>
        <w:jc w:val="both"/>
        <w:rPr>
          <w:lang w:val="en-GB"/>
        </w:rPr>
      </w:pPr>
    </w:p>
    <w:p w14:paraId="2BE2C278" w14:textId="4882D8F2" w:rsidR="00205D3A" w:rsidRDefault="00205D3A" w:rsidP="008D3D6D">
      <w:pPr>
        <w:jc w:val="both"/>
        <w:rPr>
          <w:lang w:val="en-GB"/>
        </w:rPr>
      </w:pPr>
    </w:p>
    <w:p w14:paraId="21171655" w14:textId="0CC79C4E" w:rsidR="00205D3A" w:rsidRDefault="00205D3A" w:rsidP="008D3D6D">
      <w:pPr>
        <w:jc w:val="both"/>
        <w:rPr>
          <w:lang w:val="en-GB"/>
        </w:rPr>
      </w:pPr>
    </w:p>
    <w:p w14:paraId="2C16D68F" w14:textId="34332EC5" w:rsidR="00205D3A" w:rsidRDefault="00205D3A" w:rsidP="008D3D6D">
      <w:pPr>
        <w:jc w:val="both"/>
        <w:rPr>
          <w:lang w:val="en-GB"/>
        </w:rPr>
      </w:pPr>
    </w:p>
    <w:p w14:paraId="2CA85B03" w14:textId="0D3B7DEB" w:rsidR="00205D3A" w:rsidRDefault="00205D3A" w:rsidP="008D3D6D">
      <w:pPr>
        <w:jc w:val="both"/>
        <w:rPr>
          <w:lang w:val="en-GB"/>
        </w:rPr>
      </w:pPr>
    </w:p>
    <w:p w14:paraId="24B7CFA9" w14:textId="714D419B" w:rsidR="00205D3A" w:rsidRDefault="00205D3A" w:rsidP="008D3D6D">
      <w:pPr>
        <w:jc w:val="both"/>
        <w:rPr>
          <w:lang w:val="en-GB"/>
        </w:rPr>
      </w:pPr>
    </w:p>
    <w:p w14:paraId="1945AC50" w14:textId="20F02A5E" w:rsidR="00205D3A" w:rsidRDefault="00205D3A" w:rsidP="008D3D6D">
      <w:pPr>
        <w:jc w:val="both"/>
        <w:rPr>
          <w:lang w:val="en-GB"/>
        </w:rPr>
      </w:pPr>
    </w:p>
    <w:p w14:paraId="38961F8E" w14:textId="0F804D9A" w:rsidR="00205D3A" w:rsidRDefault="00205D3A" w:rsidP="008D3D6D">
      <w:pPr>
        <w:jc w:val="both"/>
        <w:rPr>
          <w:lang w:val="en-GB"/>
        </w:rPr>
      </w:pPr>
    </w:p>
    <w:p w14:paraId="6BC2D46A" w14:textId="37A745DC" w:rsidR="00205D3A" w:rsidRDefault="00205D3A" w:rsidP="008D3D6D">
      <w:pPr>
        <w:jc w:val="both"/>
        <w:rPr>
          <w:lang w:val="en-GB"/>
        </w:rPr>
      </w:pPr>
    </w:p>
    <w:p w14:paraId="58A3D46C" w14:textId="70AFD79B" w:rsidR="00205D3A" w:rsidRDefault="00205D3A" w:rsidP="008D3D6D">
      <w:pPr>
        <w:jc w:val="both"/>
        <w:rPr>
          <w:lang w:val="en-GB"/>
        </w:rPr>
      </w:pPr>
    </w:p>
    <w:p w14:paraId="7B2E8E0C" w14:textId="47D9BDB3" w:rsidR="00205D3A" w:rsidRDefault="00205D3A" w:rsidP="008D3D6D">
      <w:pPr>
        <w:jc w:val="both"/>
        <w:rPr>
          <w:lang w:val="en-GB"/>
        </w:rPr>
      </w:pPr>
    </w:p>
    <w:p w14:paraId="2864F48D" w14:textId="7C16B017" w:rsidR="00205D3A" w:rsidRDefault="00205D3A" w:rsidP="008D3D6D">
      <w:pPr>
        <w:jc w:val="both"/>
        <w:rPr>
          <w:lang w:val="en-GB"/>
        </w:rPr>
      </w:pPr>
    </w:p>
    <w:p w14:paraId="47B5D82C" w14:textId="676B4FBD" w:rsidR="00205D3A" w:rsidRDefault="00205D3A" w:rsidP="008D3D6D">
      <w:pPr>
        <w:jc w:val="both"/>
        <w:rPr>
          <w:ins w:id="166" w:author="Mousa Mohammed Abdulla Abdelhameid Alwaraki" w:date="2021-07-08T00:42:00Z"/>
          <w:lang w:val="en-GB"/>
        </w:rPr>
      </w:pPr>
    </w:p>
    <w:p w14:paraId="78B21436" w14:textId="564148E4" w:rsidR="000A78C0" w:rsidRDefault="000A78C0" w:rsidP="008D3D6D">
      <w:pPr>
        <w:jc w:val="both"/>
        <w:rPr>
          <w:ins w:id="167" w:author="Mousa Mohammed Abdulla Abdelhameid Alwaraki" w:date="2021-07-08T00:42:00Z"/>
          <w:lang w:val="en-GB"/>
        </w:rPr>
      </w:pPr>
    </w:p>
    <w:p w14:paraId="3C0356F8" w14:textId="58DE8E59" w:rsidR="000A78C0" w:rsidRDefault="000A78C0" w:rsidP="008D3D6D">
      <w:pPr>
        <w:jc w:val="both"/>
        <w:rPr>
          <w:ins w:id="168" w:author="Mousa Mohammed Abdulla Abdelhameid Alwaraki" w:date="2021-07-08T00:42:00Z"/>
          <w:lang w:val="en-GB"/>
        </w:rPr>
      </w:pPr>
    </w:p>
    <w:p w14:paraId="24C283D7" w14:textId="6AE0A92F" w:rsidR="000A78C0" w:rsidRDefault="000A78C0" w:rsidP="008D3D6D">
      <w:pPr>
        <w:jc w:val="both"/>
        <w:rPr>
          <w:ins w:id="169" w:author="Mousa Mohammed Abdulla Abdelhameid Alwaraki" w:date="2021-07-08T00:42:00Z"/>
          <w:lang w:val="en-GB"/>
        </w:rPr>
      </w:pPr>
    </w:p>
    <w:p w14:paraId="5AC6344A" w14:textId="75FC4D6A" w:rsidR="000A78C0" w:rsidRDefault="000A78C0" w:rsidP="008D3D6D">
      <w:pPr>
        <w:jc w:val="both"/>
        <w:rPr>
          <w:ins w:id="170" w:author="Mousa Mohammed Abdulla Abdelhameid Alwaraki" w:date="2021-07-08T00:42:00Z"/>
          <w:lang w:val="en-GB"/>
        </w:rPr>
      </w:pPr>
    </w:p>
    <w:p w14:paraId="68F3128E" w14:textId="792B4A94" w:rsidR="000A78C0" w:rsidRDefault="000A78C0" w:rsidP="008D3D6D">
      <w:pPr>
        <w:jc w:val="both"/>
        <w:rPr>
          <w:ins w:id="171" w:author="Mousa Mohammed Abdulla Abdelhameid Alwaraki" w:date="2021-07-08T00:42:00Z"/>
          <w:lang w:val="en-GB"/>
        </w:rPr>
      </w:pPr>
    </w:p>
    <w:p w14:paraId="53359315" w14:textId="284B467F" w:rsidR="000A78C0" w:rsidRDefault="000A78C0" w:rsidP="008D3D6D">
      <w:pPr>
        <w:jc w:val="both"/>
        <w:rPr>
          <w:ins w:id="172" w:author="Mousa Mohammed Abdulla Abdelhameid Alwaraki" w:date="2021-07-08T00:42:00Z"/>
          <w:lang w:val="en-GB"/>
        </w:rPr>
      </w:pPr>
    </w:p>
    <w:p w14:paraId="6137460E" w14:textId="7E559011" w:rsidR="000A78C0" w:rsidRDefault="000A78C0" w:rsidP="008D3D6D">
      <w:pPr>
        <w:jc w:val="both"/>
        <w:rPr>
          <w:ins w:id="173" w:author="Mousa Mohammed Abdulla Abdelhameid Alwaraki" w:date="2021-07-08T00:42:00Z"/>
          <w:lang w:val="en-GB"/>
        </w:rPr>
      </w:pPr>
    </w:p>
    <w:p w14:paraId="06C05D34" w14:textId="47C3BC9E" w:rsidR="000A78C0" w:rsidRDefault="000A78C0" w:rsidP="008D3D6D">
      <w:pPr>
        <w:jc w:val="both"/>
        <w:rPr>
          <w:ins w:id="174" w:author="Mousa Mohammed Abdulla Abdelhameid Alwaraki" w:date="2021-07-08T00:42:00Z"/>
          <w:lang w:val="en-GB"/>
        </w:rPr>
      </w:pPr>
    </w:p>
    <w:p w14:paraId="4675758D" w14:textId="52291964" w:rsidR="000A78C0" w:rsidRDefault="000A78C0" w:rsidP="008D3D6D">
      <w:pPr>
        <w:jc w:val="both"/>
        <w:rPr>
          <w:lang w:val="en-GB"/>
        </w:rPr>
      </w:pPr>
    </w:p>
    <w:p w14:paraId="2B285742" w14:textId="004BE5F7" w:rsidR="00C5063F" w:rsidRDefault="002B1E03" w:rsidP="00205D3A">
      <w:pPr>
        <w:pStyle w:val="Heading1"/>
      </w:pPr>
      <w:r>
        <w:t>Prototype</w:t>
      </w:r>
    </w:p>
    <w:p w14:paraId="5786E9F7" w14:textId="223E8431" w:rsidR="00276924" w:rsidRDefault="00276924" w:rsidP="00A9030A">
      <w:pPr>
        <w:autoSpaceDE w:val="0"/>
        <w:autoSpaceDN w:val="0"/>
        <w:adjustRightInd w:val="0"/>
        <w:jc w:val="both"/>
        <w:rPr>
          <w:rFonts w:cs="Calibri"/>
          <w:color w:val="000000"/>
          <w:lang w:val="en-GB"/>
        </w:rPr>
      </w:pPr>
    </w:p>
    <w:p w14:paraId="1F831D92" w14:textId="59FEBD1F" w:rsidR="00B46CB8" w:rsidRDefault="004B6751">
      <w:pPr>
        <w:autoSpaceDE w:val="0"/>
        <w:autoSpaceDN w:val="0"/>
        <w:adjustRightInd w:val="0"/>
        <w:jc w:val="both"/>
        <w:rPr>
          <w:rFonts w:cs="Calibri"/>
          <w:color w:val="000000"/>
          <w:lang w:val="en-GB"/>
        </w:rPr>
      </w:pPr>
      <w:r>
        <w:rPr>
          <w:rFonts w:cs="Calibri"/>
          <w:color w:val="000000"/>
          <w:lang w:val="en-GB"/>
        </w:rPr>
        <w:t xml:space="preserve">The prototype includes all the IoT </w:t>
      </w:r>
      <w:r w:rsidR="009865D1">
        <w:rPr>
          <w:rFonts w:cs="Calibri"/>
          <w:color w:val="000000"/>
          <w:lang w:val="en-GB"/>
        </w:rPr>
        <w:t>applications</w:t>
      </w:r>
      <w:r>
        <w:rPr>
          <w:rFonts w:cs="Calibri"/>
          <w:color w:val="000000"/>
          <w:lang w:val="en-GB"/>
        </w:rPr>
        <w:t xml:space="preserve"> men</w:t>
      </w:r>
      <w:r w:rsidR="009865D1">
        <w:rPr>
          <w:rFonts w:cs="Calibri"/>
          <w:color w:val="000000"/>
          <w:lang w:val="en-GB"/>
        </w:rPr>
        <w:t xml:space="preserve">tioned in the report to create a complete and robust system. </w:t>
      </w:r>
      <w:r w:rsidR="005E000D">
        <w:rPr>
          <w:rFonts w:cs="Calibri"/>
          <w:color w:val="000000"/>
          <w:lang w:val="en-GB"/>
        </w:rPr>
        <w:t>As seen</w:t>
      </w:r>
      <w:r w:rsidR="00816A99">
        <w:rPr>
          <w:rFonts w:cs="Calibri"/>
          <w:color w:val="000000"/>
          <w:lang w:val="en-GB"/>
        </w:rPr>
        <w:t xml:space="preserve"> above</w:t>
      </w:r>
      <w:r w:rsidR="005E000D">
        <w:rPr>
          <w:rFonts w:cs="Calibri"/>
          <w:color w:val="000000"/>
          <w:lang w:val="en-GB"/>
        </w:rPr>
        <w:t xml:space="preserve"> in </w:t>
      </w:r>
      <w:r w:rsidR="00816A99">
        <w:rPr>
          <w:rFonts w:cs="Calibri"/>
          <w:color w:val="000000"/>
          <w:lang w:val="en-GB"/>
        </w:rPr>
        <w:t>Figure 14</w:t>
      </w:r>
      <w:r w:rsidR="005E000D">
        <w:rPr>
          <w:rFonts w:cs="Calibri"/>
          <w:color w:val="000000"/>
          <w:lang w:val="en-GB"/>
        </w:rPr>
        <w:fldChar w:fldCharType="begin"/>
      </w:r>
      <w:r w:rsidR="005E000D">
        <w:rPr>
          <w:rFonts w:cs="Calibri"/>
          <w:color w:val="000000"/>
          <w:lang w:val="en-GB"/>
        </w:rPr>
        <w:instrText xml:space="preserve"> REF _Ref74128096 \h </w:instrText>
      </w:r>
      <w:r w:rsidR="005E000D">
        <w:rPr>
          <w:rFonts w:cs="Calibri"/>
          <w:color w:val="000000"/>
          <w:lang w:val="en-GB"/>
        </w:rPr>
      </w:r>
      <w:r w:rsidR="005E000D">
        <w:rPr>
          <w:rFonts w:cs="Calibri"/>
          <w:color w:val="000000"/>
          <w:lang w:val="en-GB"/>
        </w:rPr>
        <w:fldChar w:fldCharType="end"/>
      </w:r>
      <w:r w:rsidR="005E000D">
        <w:rPr>
          <w:rFonts w:cs="Calibri"/>
          <w:color w:val="000000"/>
          <w:lang w:val="en-GB"/>
        </w:rPr>
        <w:t>,</w:t>
      </w:r>
      <w:r w:rsidR="006F7A79">
        <w:rPr>
          <w:rFonts w:cs="Calibri"/>
          <w:color w:val="000000"/>
          <w:lang w:val="en-GB"/>
        </w:rPr>
        <w:t xml:space="preserve"> </w:t>
      </w:r>
      <w:r w:rsidR="00205D3A">
        <w:rPr>
          <w:rFonts w:cs="Calibri"/>
          <w:color w:val="000000"/>
          <w:lang w:val="en-GB"/>
        </w:rPr>
        <w:t>most of</w:t>
      </w:r>
      <w:r w:rsidR="006F7A79">
        <w:rPr>
          <w:rFonts w:cs="Calibri"/>
          <w:color w:val="000000"/>
          <w:lang w:val="en-GB"/>
        </w:rPr>
        <w:t xml:space="preserve"> the applications can be run on any network. </w:t>
      </w:r>
      <w:r w:rsidR="0078416F">
        <w:rPr>
          <w:rFonts w:cs="Calibri"/>
          <w:color w:val="000000"/>
          <w:lang w:val="en-GB"/>
        </w:rPr>
        <w:t xml:space="preserve">The webserver </w:t>
      </w:r>
      <w:r w:rsidR="006F7A79">
        <w:rPr>
          <w:rFonts w:cs="Calibri"/>
          <w:color w:val="000000"/>
          <w:lang w:val="en-GB"/>
        </w:rPr>
        <w:t>is the only one requiring the user to be on a local network</w:t>
      </w:r>
      <w:r w:rsidR="0078416F">
        <w:rPr>
          <w:rFonts w:cs="Calibri"/>
          <w:color w:val="000000"/>
          <w:lang w:val="en-GB"/>
        </w:rPr>
        <w:t>. H</w:t>
      </w:r>
      <w:r w:rsidR="006F7A79">
        <w:rPr>
          <w:rFonts w:cs="Calibri"/>
          <w:color w:val="000000"/>
          <w:lang w:val="en-GB"/>
        </w:rPr>
        <w:t>owever</w:t>
      </w:r>
      <w:r w:rsidR="0078416F">
        <w:rPr>
          <w:rFonts w:cs="Calibri"/>
          <w:color w:val="000000"/>
          <w:lang w:val="en-GB"/>
        </w:rPr>
        <w:t>,</w:t>
      </w:r>
      <w:r w:rsidR="006F7A79">
        <w:rPr>
          <w:rFonts w:cs="Calibri"/>
          <w:color w:val="000000"/>
          <w:lang w:val="en-GB"/>
        </w:rPr>
        <w:t xml:space="preserve"> the data displayed in the webserver is being mirrored on Node-RED</w:t>
      </w:r>
      <w:r w:rsidR="00E719F3">
        <w:rPr>
          <w:rFonts w:cs="Calibri"/>
          <w:color w:val="000000"/>
          <w:lang w:val="en-GB"/>
        </w:rPr>
        <w:t xml:space="preserve">. </w:t>
      </w:r>
    </w:p>
    <w:p w14:paraId="6600E447" w14:textId="51B0B0D9" w:rsidR="00E719F3" w:rsidRDefault="00E719F3" w:rsidP="00A9030A">
      <w:pPr>
        <w:autoSpaceDE w:val="0"/>
        <w:autoSpaceDN w:val="0"/>
        <w:adjustRightInd w:val="0"/>
        <w:jc w:val="both"/>
        <w:rPr>
          <w:rFonts w:cs="Calibri"/>
          <w:color w:val="000000"/>
          <w:lang w:val="en-GB"/>
        </w:rPr>
      </w:pPr>
    </w:p>
    <w:p w14:paraId="4FDFC4DC" w14:textId="2CB28FEE" w:rsidR="00E719F3" w:rsidRDefault="00E719F3">
      <w:pPr>
        <w:autoSpaceDE w:val="0"/>
        <w:autoSpaceDN w:val="0"/>
        <w:adjustRightInd w:val="0"/>
        <w:jc w:val="both"/>
        <w:rPr>
          <w:rFonts w:cs="Calibri"/>
          <w:color w:val="000000"/>
          <w:lang w:val="en-GB"/>
        </w:rPr>
      </w:pPr>
      <w:r>
        <w:rPr>
          <w:rFonts w:cs="Calibri"/>
          <w:color w:val="000000"/>
          <w:lang w:val="en-GB"/>
        </w:rPr>
        <w:t xml:space="preserve">Of the IoT applications in the prototype, Firebase </w:t>
      </w:r>
      <w:r w:rsidR="001E3EE9">
        <w:rPr>
          <w:rFonts w:cs="Calibri"/>
          <w:color w:val="000000"/>
          <w:lang w:val="en-GB"/>
        </w:rPr>
        <w:t xml:space="preserve">is the only one that </w:t>
      </w:r>
      <w:r>
        <w:rPr>
          <w:rFonts w:cs="Calibri"/>
          <w:color w:val="000000"/>
          <w:lang w:val="en-GB"/>
        </w:rPr>
        <w:t>requires an internet connection to function</w:t>
      </w:r>
      <w:r w:rsidR="001E3EE9">
        <w:rPr>
          <w:rFonts w:cs="Calibri"/>
          <w:color w:val="000000"/>
          <w:lang w:val="en-GB"/>
        </w:rPr>
        <w:t>. Blynk can be ran on a local server</w:t>
      </w:r>
      <w:r w:rsidR="0078416F">
        <w:rPr>
          <w:rFonts w:cs="Calibri"/>
          <w:color w:val="000000"/>
          <w:lang w:val="en-GB"/>
        </w:rPr>
        <w:t>. H</w:t>
      </w:r>
      <w:r w:rsidR="001E3EE9">
        <w:rPr>
          <w:rFonts w:cs="Calibri"/>
          <w:color w:val="000000"/>
          <w:lang w:val="en-GB"/>
        </w:rPr>
        <w:t>owever</w:t>
      </w:r>
      <w:r w:rsidR="0078416F">
        <w:rPr>
          <w:rFonts w:cs="Calibri"/>
          <w:color w:val="000000"/>
          <w:lang w:val="en-GB"/>
        </w:rPr>
        <w:t>,</w:t>
      </w:r>
      <w:r w:rsidR="001E3EE9">
        <w:rPr>
          <w:rFonts w:cs="Calibri"/>
          <w:color w:val="000000"/>
          <w:lang w:val="en-GB"/>
        </w:rPr>
        <w:t xml:space="preserve"> </w:t>
      </w:r>
      <w:r w:rsidR="0078416F">
        <w:rPr>
          <w:rFonts w:cs="Calibri"/>
          <w:color w:val="000000"/>
          <w:lang w:val="en-GB"/>
        </w:rPr>
        <w:t xml:space="preserve">Blynk will </w:t>
      </w:r>
      <w:r w:rsidR="00ED17E6">
        <w:rPr>
          <w:rFonts w:cs="Calibri"/>
          <w:color w:val="000000"/>
          <w:lang w:val="en-GB"/>
        </w:rPr>
        <w:t>run on the Blynk server for this prototype and</w:t>
      </w:r>
      <w:r w:rsidR="001E3EE9">
        <w:rPr>
          <w:rFonts w:cs="Calibri"/>
          <w:color w:val="000000"/>
          <w:lang w:val="en-GB"/>
        </w:rPr>
        <w:t xml:space="preserve"> require an internet connection. </w:t>
      </w:r>
    </w:p>
    <w:p w14:paraId="5D05A117" w14:textId="4629BE51" w:rsidR="001E3EE9" w:rsidRDefault="001E3EE9" w:rsidP="00A9030A">
      <w:pPr>
        <w:autoSpaceDE w:val="0"/>
        <w:autoSpaceDN w:val="0"/>
        <w:adjustRightInd w:val="0"/>
        <w:jc w:val="both"/>
        <w:rPr>
          <w:rFonts w:cs="Calibri"/>
          <w:color w:val="000000"/>
          <w:lang w:val="en-GB"/>
        </w:rPr>
      </w:pPr>
    </w:p>
    <w:p w14:paraId="2E61D460" w14:textId="682E7D1F" w:rsidR="001E3EE9" w:rsidRDefault="00E83D01">
      <w:pPr>
        <w:autoSpaceDE w:val="0"/>
        <w:autoSpaceDN w:val="0"/>
        <w:adjustRightInd w:val="0"/>
        <w:jc w:val="both"/>
        <w:rPr>
          <w:rFonts w:cs="Calibri"/>
          <w:color w:val="000000"/>
          <w:lang w:val="en-GB"/>
        </w:rPr>
      </w:pPr>
      <w:r>
        <w:rPr>
          <w:rFonts w:cs="Calibri"/>
          <w:color w:val="000000"/>
          <w:lang w:val="en-GB"/>
        </w:rPr>
        <w:t>The prototype currently does not notify the user when parameters are met</w:t>
      </w:r>
      <w:r w:rsidR="00777B49">
        <w:rPr>
          <w:rFonts w:cs="Calibri"/>
          <w:color w:val="000000"/>
          <w:lang w:val="en-GB"/>
        </w:rPr>
        <w:t xml:space="preserve">, </w:t>
      </w:r>
      <w:r>
        <w:rPr>
          <w:rFonts w:cs="Calibri"/>
          <w:color w:val="000000"/>
          <w:lang w:val="en-GB"/>
        </w:rPr>
        <w:t xml:space="preserve">such as </w:t>
      </w:r>
      <w:r w:rsidR="00ED17E6">
        <w:rPr>
          <w:rFonts w:cs="Calibri"/>
          <w:color w:val="000000"/>
          <w:lang w:val="en-GB"/>
        </w:rPr>
        <w:t>increasing</w:t>
      </w:r>
      <w:r w:rsidR="00777B49">
        <w:rPr>
          <w:rFonts w:cs="Calibri"/>
          <w:color w:val="000000"/>
          <w:lang w:val="en-GB"/>
        </w:rPr>
        <w:t xml:space="preserve"> the </w:t>
      </w:r>
      <w:r w:rsidR="0078416F">
        <w:rPr>
          <w:rFonts w:cs="Calibri"/>
          <w:color w:val="000000"/>
          <w:lang w:val="en-GB"/>
        </w:rPr>
        <w:t>battery's temperature</w:t>
      </w:r>
      <w:r w:rsidR="00037112">
        <w:rPr>
          <w:rFonts w:cs="Calibri"/>
          <w:color w:val="000000"/>
          <w:lang w:val="en-GB"/>
        </w:rPr>
        <w:t>.</w:t>
      </w:r>
      <w:r w:rsidR="00777B49">
        <w:rPr>
          <w:rFonts w:cs="Calibri"/>
          <w:color w:val="000000"/>
          <w:lang w:val="en-GB"/>
        </w:rPr>
        <w:t xml:space="preserve"> </w:t>
      </w:r>
      <w:r w:rsidR="008E1487">
        <w:rPr>
          <w:rFonts w:cs="Calibri"/>
          <w:color w:val="000000"/>
          <w:lang w:val="en-GB"/>
        </w:rPr>
        <w:t>However,</w:t>
      </w:r>
      <w:r w:rsidR="00777B49">
        <w:rPr>
          <w:rFonts w:cs="Calibri"/>
          <w:color w:val="000000"/>
          <w:lang w:val="en-GB"/>
        </w:rPr>
        <w:t xml:space="preserve"> this capability can be easily added using </w:t>
      </w:r>
      <w:r w:rsidR="00037112">
        <w:rPr>
          <w:rFonts w:cs="Calibri"/>
          <w:color w:val="000000"/>
          <w:lang w:val="en-GB"/>
        </w:rPr>
        <w:t xml:space="preserve">Firebase for </w:t>
      </w:r>
      <w:r w:rsidR="008E1487">
        <w:rPr>
          <w:rFonts w:cs="Calibri"/>
          <w:color w:val="000000"/>
          <w:lang w:val="en-GB"/>
        </w:rPr>
        <w:t>mobile notifications</w:t>
      </w:r>
      <w:r w:rsidR="00037112">
        <w:rPr>
          <w:rFonts w:cs="Calibri"/>
          <w:color w:val="000000"/>
          <w:lang w:val="en-GB"/>
        </w:rPr>
        <w:t xml:space="preserve"> or by connecting an actuator to create an audio or visual warning, depending on the preferences of the charging station.</w:t>
      </w:r>
      <w:r w:rsidR="008E1487">
        <w:rPr>
          <w:rFonts w:cs="Calibri"/>
          <w:color w:val="000000"/>
          <w:lang w:val="en-GB"/>
        </w:rPr>
        <w:t xml:space="preserve"> </w:t>
      </w:r>
    </w:p>
    <w:p w14:paraId="14F572B9" w14:textId="55C2F855" w:rsidR="00C156E5" w:rsidRDefault="00C156E5" w:rsidP="00A9030A">
      <w:pPr>
        <w:autoSpaceDE w:val="0"/>
        <w:autoSpaceDN w:val="0"/>
        <w:adjustRightInd w:val="0"/>
        <w:jc w:val="both"/>
        <w:rPr>
          <w:rFonts w:cs="Calibri"/>
          <w:color w:val="000000"/>
          <w:lang w:val="en-GB"/>
        </w:rPr>
      </w:pPr>
    </w:p>
    <w:p w14:paraId="007B3665" w14:textId="07CE3083" w:rsidR="00C156E5" w:rsidRDefault="00112FD5" w:rsidP="00A9030A">
      <w:pPr>
        <w:autoSpaceDE w:val="0"/>
        <w:autoSpaceDN w:val="0"/>
        <w:adjustRightInd w:val="0"/>
        <w:jc w:val="both"/>
        <w:rPr>
          <w:rFonts w:cs="Calibri"/>
          <w:color w:val="000000"/>
          <w:lang w:val="en-GB"/>
        </w:rPr>
      </w:pPr>
      <w:r>
        <w:rPr>
          <w:rFonts w:cs="Calibri"/>
          <w:noProof/>
          <w:color w:val="000000"/>
        </w:rPr>
        <mc:AlternateContent>
          <mc:Choice Requires="wpg">
            <w:drawing>
              <wp:anchor distT="0" distB="0" distL="114300" distR="114300" simplePos="0" relativeHeight="251655168" behindDoc="0" locked="0" layoutInCell="1" allowOverlap="1" wp14:anchorId="47EB9573" wp14:editId="05290124">
                <wp:simplePos x="0" y="0"/>
                <wp:positionH relativeFrom="column">
                  <wp:posOffset>16243</wp:posOffset>
                </wp:positionH>
                <wp:positionV relativeFrom="paragraph">
                  <wp:posOffset>2231</wp:posOffset>
                </wp:positionV>
                <wp:extent cx="3265170" cy="3034030"/>
                <wp:effectExtent l="0" t="0" r="11430" b="13970"/>
                <wp:wrapNone/>
                <wp:docPr id="202" name="Group 202"/>
                <wp:cNvGraphicFramePr/>
                <a:graphic xmlns:a="http://schemas.openxmlformats.org/drawingml/2006/main">
                  <a:graphicData uri="http://schemas.microsoft.com/office/word/2010/wordprocessingGroup">
                    <wpg:wgp>
                      <wpg:cNvGrpSpPr/>
                      <wpg:grpSpPr>
                        <a:xfrm>
                          <a:off x="0" y="0"/>
                          <a:ext cx="3265170" cy="3034030"/>
                          <a:chOff x="0" y="0"/>
                          <a:chExt cx="3265253" cy="3034440"/>
                        </a:xfrm>
                      </wpg:grpSpPr>
                      <wps:wsp>
                        <wps:cNvPr id="171" name="Text Box 171"/>
                        <wps:cNvSpPr txBox="1"/>
                        <wps:spPr>
                          <a:xfrm rot="10800000">
                            <a:off x="0" y="13447"/>
                            <a:ext cx="347241" cy="3020993"/>
                          </a:xfrm>
                          <a:prstGeom prst="rect">
                            <a:avLst/>
                          </a:prstGeom>
                          <a:solidFill>
                            <a:schemeClr val="accent5">
                              <a:lumMod val="60000"/>
                              <a:lumOff val="40000"/>
                            </a:schemeClr>
                          </a:solidFill>
                          <a:ln w="6350">
                            <a:solidFill>
                              <a:prstClr val="black"/>
                            </a:solidFill>
                          </a:ln>
                        </wps:spPr>
                        <wps:txbx>
                          <w:txbxContent>
                            <w:p w14:paraId="513A2D9B" w14:textId="4BE77AE5" w:rsidR="004148E8" w:rsidRPr="004E2404" w:rsidRDefault="004148E8">
                              <w:pPr>
                                <w:rPr>
                                  <w:lang w:val="en-GB"/>
                                </w:rPr>
                              </w:pPr>
                              <w:r>
                                <w:rPr>
                                  <w:lang w:val="en-GB"/>
                                </w:rPr>
                                <w:t>ESP8266 + AMG8833</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72" name="Straight Arrow Connector 172"/>
                        <wps:cNvCnPr/>
                        <wps:spPr>
                          <a:xfrm>
                            <a:off x="349624" y="292100"/>
                            <a:ext cx="394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349624" y="111237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 Box 174"/>
                        <wps:cNvSpPr txBox="1"/>
                        <wps:spPr>
                          <a:xfrm>
                            <a:off x="739588" y="107576"/>
                            <a:ext cx="682745" cy="370390"/>
                          </a:xfrm>
                          <a:prstGeom prst="rect">
                            <a:avLst/>
                          </a:prstGeom>
                          <a:solidFill>
                            <a:schemeClr val="accent5">
                              <a:lumMod val="60000"/>
                              <a:lumOff val="40000"/>
                            </a:schemeClr>
                          </a:solidFill>
                          <a:ln w="6350">
                            <a:solidFill>
                              <a:prstClr val="black"/>
                            </a:solidFill>
                          </a:ln>
                        </wps:spPr>
                        <wps:txbx>
                          <w:txbxContent>
                            <w:p w14:paraId="1D9F3062" w14:textId="380A71E7" w:rsidR="004148E8" w:rsidRPr="004E2404" w:rsidRDefault="004148E8">
                              <w:pPr>
                                <w:rPr>
                                  <w:lang w:val="en-GB"/>
                                </w:rPr>
                              </w:pPr>
                              <w:r>
                                <w:rPr>
                                  <w:lang w:val="en-GB"/>
                                </w:rPr>
                                <w:t>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ext Box 175"/>
                        <wps:cNvSpPr txBox="1"/>
                        <wps:spPr>
                          <a:xfrm>
                            <a:off x="739588" y="914400"/>
                            <a:ext cx="682745" cy="370390"/>
                          </a:xfrm>
                          <a:prstGeom prst="rect">
                            <a:avLst/>
                          </a:prstGeom>
                          <a:solidFill>
                            <a:schemeClr val="accent5">
                              <a:lumMod val="60000"/>
                              <a:lumOff val="40000"/>
                            </a:schemeClr>
                          </a:solidFill>
                          <a:ln w="6350">
                            <a:solidFill>
                              <a:prstClr val="black"/>
                            </a:solidFill>
                          </a:ln>
                        </wps:spPr>
                        <wps:txbx>
                          <w:txbxContent>
                            <w:p w14:paraId="2E0E2821" w14:textId="1B373932" w:rsidR="004148E8" w:rsidRPr="004E2404" w:rsidRDefault="004148E8" w:rsidP="00C156E5">
                              <w:pPr>
                                <w:rPr>
                                  <w:lang w:val="en-GB"/>
                                </w:rPr>
                              </w:pPr>
                              <w:r>
                                <w:rPr>
                                  <w:lang w:val="en-GB"/>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Text Box 177"/>
                        <wps:cNvSpPr txBox="1"/>
                        <wps:spPr>
                          <a:xfrm>
                            <a:off x="1721224" y="107576"/>
                            <a:ext cx="837746" cy="370390"/>
                          </a:xfrm>
                          <a:prstGeom prst="rect">
                            <a:avLst/>
                          </a:prstGeom>
                          <a:solidFill>
                            <a:schemeClr val="accent5">
                              <a:lumMod val="60000"/>
                              <a:lumOff val="40000"/>
                            </a:schemeClr>
                          </a:solidFill>
                          <a:ln w="6350">
                            <a:solidFill>
                              <a:prstClr val="black"/>
                            </a:solidFill>
                          </a:ln>
                        </wps:spPr>
                        <wps:txbx>
                          <w:txbxContent>
                            <w:p w14:paraId="1DB95B90" w14:textId="2AEC2818" w:rsidR="004148E8" w:rsidRPr="004E2404" w:rsidRDefault="004148E8" w:rsidP="00C156E5">
                              <w:pPr>
                                <w:rPr>
                                  <w:lang w:val="en-GB"/>
                                </w:rPr>
                              </w:pPr>
                              <w:r>
                                <w:rPr>
                                  <w:lang w:val="en-GB"/>
                                </w:rPr>
                                <w:t>Webserver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ext Box 178"/>
                        <wps:cNvSpPr txBox="1"/>
                        <wps:spPr>
                          <a:xfrm>
                            <a:off x="1721224" y="900953"/>
                            <a:ext cx="837565" cy="370205"/>
                          </a:xfrm>
                          <a:prstGeom prst="rect">
                            <a:avLst/>
                          </a:prstGeom>
                          <a:solidFill>
                            <a:schemeClr val="accent5">
                              <a:lumMod val="60000"/>
                              <a:lumOff val="40000"/>
                            </a:schemeClr>
                          </a:solidFill>
                          <a:ln w="6350">
                            <a:solidFill>
                              <a:prstClr val="black"/>
                            </a:solidFill>
                          </a:ln>
                        </wps:spPr>
                        <wps:txbx>
                          <w:txbxContent>
                            <w:p w14:paraId="66BDCD55" w14:textId="6FBBD9E0" w:rsidR="004148E8" w:rsidRPr="004E2404" w:rsidRDefault="004148E8" w:rsidP="00DB50E4">
                              <w:pPr>
                                <w:rPr>
                                  <w:lang w:val="en-GB"/>
                                </w:rPr>
                              </w:pPr>
                              <w:r>
                                <w:rPr>
                                  <w:lang w:val="en-GB"/>
                                </w:rPr>
                                <w:t>Blynk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1721224" y="1532964"/>
                            <a:ext cx="837565" cy="370205"/>
                          </a:xfrm>
                          <a:prstGeom prst="rect">
                            <a:avLst/>
                          </a:prstGeom>
                          <a:solidFill>
                            <a:schemeClr val="accent5">
                              <a:lumMod val="60000"/>
                              <a:lumOff val="40000"/>
                            </a:schemeClr>
                          </a:solidFill>
                          <a:ln w="6350">
                            <a:solidFill>
                              <a:prstClr val="black"/>
                            </a:solidFill>
                          </a:ln>
                        </wps:spPr>
                        <wps:txbx>
                          <w:txbxContent>
                            <w:p w14:paraId="1F3E88B4" w14:textId="4462061F" w:rsidR="004148E8" w:rsidRPr="004E2404" w:rsidRDefault="004148E8" w:rsidP="00DB50E4">
                              <w:pPr>
                                <w:rPr>
                                  <w:lang w:val="en-GB"/>
                                </w:rPr>
                              </w:pPr>
                              <w:r>
                                <w:rPr>
                                  <w:lang w:val="en-GB"/>
                                </w:rP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753035" y="2393576"/>
                            <a:ext cx="682745" cy="370390"/>
                          </a:xfrm>
                          <a:prstGeom prst="rect">
                            <a:avLst/>
                          </a:prstGeom>
                          <a:solidFill>
                            <a:schemeClr val="accent5">
                              <a:lumMod val="60000"/>
                              <a:lumOff val="40000"/>
                            </a:schemeClr>
                          </a:solidFill>
                          <a:ln w="6350">
                            <a:solidFill>
                              <a:prstClr val="black"/>
                            </a:solidFill>
                          </a:ln>
                        </wps:spPr>
                        <wps:txbx>
                          <w:txbxContent>
                            <w:p w14:paraId="0FF26B6D" w14:textId="52D31217" w:rsidR="004148E8" w:rsidRPr="004E2404" w:rsidRDefault="004148E8" w:rsidP="00DB50E4">
                              <w:pPr>
                                <w:rPr>
                                  <w:lang w:val="en-GB"/>
                                </w:rPr>
                              </w:pPr>
                              <w:r>
                                <w:rPr>
                                  <w:lang w:val="en-GB"/>
                                </w:rPr>
                                <w:t>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1721224" y="2649070"/>
                            <a:ext cx="837746" cy="370205"/>
                          </a:xfrm>
                          <a:prstGeom prst="rect">
                            <a:avLst/>
                          </a:prstGeom>
                          <a:solidFill>
                            <a:schemeClr val="accent5">
                              <a:lumMod val="60000"/>
                              <a:lumOff val="40000"/>
                            </a:schemeClr>
                          </a:solidFill>
                          <a:ln w="6350">
                            <a:solidFill>
                              <a:prstClr val="black"/>
                            </a:solidFill>
                          </a:ln>
                        </wps:spPr>
                        <wps:txbx>
                          <w:txbxContent>
                            <w:p w14:paraId="645F5777" w14:textId="1528F8DF" w:rsidR="004148E8" w:rsidRPr="004E2404" w:rsidRDefault="004148E8" w:rsidP="00DB50E4">
                              <w:pPr>
                                <w:rPr>
                                  <w:lang w:val="en-GB"/>
                                </w:rPr>
                              </w:pPr>
                              <w:r>
                                <w:rPr>
                                  <w:lang w:val="en-GB"/>
                                </w:rPr>
                                <w:t>Node-RED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1721224" y="2097741"/>
                            <a:ext cx="837746" cy="370390"/>
                          </a:xfrm>
                          <a:prstGeom prst="rect">
                            <a:avLst/>
                          </a:prstGeom>
                          <a:solidFill>
                            <a:schemeClr val="accent5">
                              <a:lumMod val="60000"/>
                              <a:lumOff val="40000"/>
                            </a:schemeClr>
                          </a:solidFill>
                          <a:ln w="6350">
                            <a:solidFill>
                              <a:prstClr val="black"/>
                            </a:solidFill>
                          </a:ln>
                        </wps:spPr>
                        <wps:txbx>
                          <w:txbxContent>
                            <w:p w14:paraId="278B70B6" w14:textId="2D601E97" w:rsidR="004148E8" w:rsidRPr="004E2404" w:rsidRDefault="004148E8" w:rsidP="00DB50E4">
                              <w:pPr>
                                <w:rPr>
                                  <w:lang w:val="en-GB"/>
                                </w:rPr>
                              </w:pPr>
                              <w:r>
                                <w:rPr>
                                  <w:lang w:val="en-GB"/>
                                </w:rPr>
                                <w:t>Homebridge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425388" y="278653"/>
                            <a:ext cx="2970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Straight Arrow Connector 184"/>
                        <wps:cNvCnPr/>
                        <wps:spPr>
                          <a:xfrm>
                            <a:off x="1425388" y="1112370"/>
                            <a:ext cx="2939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1085477" y="1277470"/>
                            <a:ext cx="0" cy="11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wps:spPr>
                          <a:xfrm>
                            <a:off x="1089212" y="1730935"/>
                            <a:ext cx="632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Elbow Connector 187"/>
                        <wps:cNvCnPr/>
                        <wps:spPr>
                          <a:xfrm flipV="1">
                            <a:off x="1438835" y="2241923"/>
                            <a:ext cx="282484" cy="30307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Elbow Connector 188"/>
                        <wps:cNvCnPr/>
                        <wps:spPr>
                          <a:xfrm>
                            <a:off x="1438835" y="2541494"/>
                            <a:ext cx="285659" cy="28302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rot="10800000">
                            <a:off x="2918012" y="0"/>
                            <a:ext cx="347241" cy="3020993"/>
                          </a:xfrm>
                          <a:prstGeom prst="rect">
                            <a:avLst/>
                          </a:prstGeom>
                          <a:solidFill>
                            <a:schemeClr val="accent5">
                              <a:lumMod val="60000"/>
                              <a:lumOff val="40000"/>
                            </a:schemeClr>
                          </a:solidFill>
                          <a:ln w="6350">
                            <a:solidFill>
                              <a:prstClr val="black"/>
                            </a:solidFill>
                          </a:ln>
                        </wps:spPr>
                        <wps:txbx>
                          <w:txbxContent>
                            <w:p w14:paraId="1214F5F5" w14:textId="3DEA58B5" w:rsidR="004148E8" w:rsidRPr="004E2404" w:rsidRDefault="004148E8" w:rsidP="00DB50E4">
                              <w:pPr>
                                <w:rPr>
                                  <w:lang w:val="en-GB"/>
                                </w:rPr>
                              </w:pPr>
                              <w:r>
                                <w:rPr>
                                  <w:lang w:val="en-GB"/>
                                </w:rPr>
                                <w:t>Devices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0" name="Straight Arrow Connector 190"/>
                        <wps:cNvCnPr/>
                        <wps:spPr>
                          <a:xfrm>
                            <a:off x="2554941" y="278653"/>
                            <a:ext cx="3707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Straight Arrow Connector 191"/>
                        <wps:cNvCnPr/>
                        <wps:spPr>
                          <a:xfrm>
                            <a:off x="2554941" y="1098923"/>
                            <a:ext cx="3707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a:off x="2554941" y="1717488"/>
                            <a:ext cx="3707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2554941" y="2282264"/>
                            <a:ext cx="3707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a:off x="2554941" y="2833594"/>
                            <a:ext cx="3707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EB9573" id="Group 202" o:spid="_x0000_s1127" style="position:absolute;left:0;text-align:left;margin-left:1.3pt;margin-top:.2pt;width:257.1pt;height:238.9pt;z-index:251655168" coordsize="32652,30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">
                <v:shape id="Text Box 171" o:spid="_x0000_s1128" type="#_x0000_t202" style="position:absolute;top:134;width:3472;height:30210;rotation: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" fillcolor="#9cc2e5 [1944]" strokeweight=".5pt">
                  <v:textbox style="layout-flow:vertical-ideographic">
                    <w:txbxContent>
                      <w:p w14:paraId="513A2D9B" w14:textId="4BE77AE5" w:rsidR="004148E8" w:rsidRPr="004E2404" w:rsidRDefault="004148E8">
                        <w:pPr>
                          <w:rPr>
                            <w:lang w:val="en-GB"/>
                          </w:rPr>
                        </w:pPr>
                        <w:r>
                          <w:rPr>
                            <w:lang w:val="en-GB"/>
                          </w:rPr>
                          <w:t>ESP8266 + AMG8833</w:t>
                        </w:r>
                      </w:p>
                    </w:txbxContent>
                  </v:textbox>
                </v:shape>
                <v:shape id="Straight Arrow Connector 172" o:spid="_x0000_s1129" type="#_x0000_t32" style="position:absolute;left:3496;top:2921;width:394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" strokecolor="#4472c4 [3204]" strokeweight=".5pt">
                  <v:stroke endarrow="block" joinstyle="miter"/>
                </v:shape>
                <v:shape id="Straight Arrow Connector 173" o:spid="_x0000_s1130" type="#_x0000_t32" style="position:absolute;left:3496;top:11123;width:39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" strokecolor="#4472c4 [3204]" strokeweight=".5pt">
                  <v:stroke endarrow="block" joinstyle="miter"/>
                </v:shape>
                <v:shape id="Text Box 174" o:spid="_x0000_s1131" type="#_x0000_t202" style="position:absolute;left:7395;top:1075;width:6828;height:3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" fillcolor="#9cc2e5 [1944]" strokeweight=".5pt">
                  <v:textbox>
                    <w:txbxContent>
                      <w:p w14:paraId="1D9F3062" w14:textId="380A71E7" w:rsidR="004148E8" w:rsidRPr="004E2404" w:rsidRDefault="004148E8">
                        <w:pPr>
                          <w:rPr>
                            <w:lang w:val="en-GB"/>
                          </w:rPr>
                        </w:pPr>
                        <w:r>
                          <w:rPr>
                            <w:lang w:val="en-GB"/>
                          </w:rPr>
                          <w:t>LAN</w:t>
                        </w:r>
                      </w:p>
                    </w:txbxContent>
                  </v:textbox>
                </v:shape>
                <v:shape id="Text Box 175" o:spid="_x0000_s1132" type="#_x0000_t202" style="position:absolute;left:7395;top:9144;width:6828;height:37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" fillcolor="#9cc2e5 [1944]" strokeweight=".5pt">
                  <v:textbox>
                    <w:txbxContent>
                      <w:p w14:paraId="2E0E2821" w14:textId="1B373932" w:rsidR="004148E8" w:rsidRPr="004E2404" w:rsidRDefault="004148E8" w:rsidP="00C156E5">
                        <w:pPr>
                          <w:rPr>
                            <w:lang w:val="en-GB"/>
                          </w:rPr>
                        </w:pPr>
                        <w:r>
                          <w:rPr>
                            <w:lang w:val="en-GB"/>
                          </w:rPr>
                          <w:t>Internet</w:t>
                        </w:r>
                      </w:p>
                    </w:txbxContent>
                  </v:textbox>
                </v:shape>
                <v:shape id="Text Box 177" o:spid="_x0000_s1133" type="#_x0000_t202" style="position:absolute;left:17212;top:1075;width:8377;height:3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" fillcolor="#9cc2e5 [1944]" strokeweight=".5pt">
                  <v:textbox>
                    <w:txbxContent>
                      <w:p w14:paraId="1DB95B90" w14:textId="2AEC2818" w:rsidR="004148E8" w:rsidRPr="004E2404" w:rsidRDefault="004148E8" w:rsidP="00C156E5">
                        <w:pPr>
                          <w:rPr>
                            <w:lang w:val="en-GB"/>
                          </w:rPr>
                        </w:pPr>
                        <w:r>
                          <w:rPr>
                            <w:lang w:val="en-GB"/>
                          </w:rPr>
                          <w:t>Webserver</w:t>
                        </w:r>
                      </w:p>
                    </w:txbxContent>
                  </v:textbox>
                </v:shape>
                <v:shape id="Text Box 178" o:spid="_x0000_s1134" type="#_x0000_t202" style="position:absolute;left:17212;top:9009;width:8375;height:37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" fillcolor="#9cc2e5 [1944]" strokeweight=".5pt">
                  <v:textbox>
                    <w:txbxContent>
                      <w:p w14:paraId="66BDCD55" w14:textId="6FBBD9E0" w:rsidR="004148E8" w:rsidRPr="004E2404" w:rsidRDefault="004148E8" w:rsidP="00DB50E4">
                        <w:pPr>
                          <w:rPr>
                            <w:lang w:val="en-GB"/>
                          </w:rPr>
                        </w:pPr>
                        <w:r>
                          <w:rPr>
                            <w:lang w:val="en-GB"/>
                          </w:rPr>
                          <w:t>Blynk</w:t>
                        </w:r>
                      </w:p>
                    </w:txbxContent>
                  </v:textbox>
                </v:shape>
                <v:shape id="Text Box 179" o:spid="_x0000_s1135" type="#_x0000_t202" style="position:absolute;left:17212;top:15329;width:8375;height:37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" fillcolor="#9cc2e5 [1944]" strokeweight=".5pt">
                  <v:textbox>
                    <w:txbxContent>
                      <w:p w14:paraId="1F3E88B4" w14:textId="4462061F" w:rsidR="004148E8" w:rsidRPr="004E2404" w:rsidRDefault="004148E8" w:rsidP="00DB50E4">
                        <w:pPr>
                          <w:rPr>
                            <w:lang w:val="en-GB"/>
                          </w:rPr>
                        </w:pPr>
                        <w:r>
                          <w:rPr>
                            <w:lang w:val="en-GB"/>
                          </w:rPr>
                          <w:t>Firebase</w:t>
                        </w:r>
                      </w:p>
                    </w:txbxContent>
                  </v:textbox>
                </v:shape>
                <v:shape id="Text Box 180" o:spid="_x0000_s1136" type="#_x0000_t202" style="position:absolute;left:7530;top:23935;width:6827;height:3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" fillcolor="#9cc2e5 [1944]" strokeweight=".5pt">
                  <v:textbox>
                    <w:txbxContent>
                      <w:p w14:paraId="0FF26B6D" w14:textId="52D31217" w:rsidR="004148E8" w:rsidRPr="004E2404" w:rsidRDefault="004148E8" w:rsidP="00DB50E4">
                        <w:pPr>
                          <w:rPr>
                            <w:lang w:val="en-GB"/>
                          </w:rPr>
                        </w:pPr>
                        <w:r>
                          <w:rPr>
                            <w:lang w:val="en-GB"/>
                          </w:rPr>
                          <w:t>MQTT</w:t>
                        </w:r>
                      </w:p>
                    </w:txbxContent>
                  </v:textbox>
                </v:shape>
                <v:shape id="Text Box 181" o:spid="_x0000_s1137" type="#_x0000_t202" style="position:absolute;left:17212;top:26490;width:8377;height:37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" fillcolor="#9cc2e5 [1944]" strokeweight=".5pt">
                  <v:textbox>
                    <w:txbxContent>
                      <w:p w14:paraId="645F5777" w14:textId="1528F8DF" w:rsidR="004148E8" w:rsidRPr="004E2404" w:rsidRDefault="004148E8" w:rsidP="00DB50E4">
                        <w:pPr>
                          <w:rPr>
                            <w:lang w:val="en-GB"/>
                          </w:rPr>
                        </w:pPr>
                        <w:r>
                          <w:rPr>
                            <w:lang w:val="en-GB"/>
                          </w:rPr>
                          <w:t>Node-RED</w:t>
                        </w:r>
                      </w:p>
                    </w:txbxContent>
                  </v:textbox>
                </v:shape>
                <v:shape id="Text Box 182" o:spid="_x0000_s1138" type="#_x0000_t202" style="position:absolute;left:17212;top:20977;width:8377;height:3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" fillcolor="#9cc2e5 [1944]" strokeweight=".5pt">
                  <v:textbox>
                    <w:txbxContent>
                      <w:p w14:paraId="278B70B6" w14:textId="2D601E97" w:rsidR="004148E8" w:rsidRPr="004E2404" w:rsidRDefault="004148E8" w:rsidP="00DB50E4">
                        <w:pPr>
                          <w:rPr>
                            <w:lang w:val="en-GB"/>
                          </w:rPr>
                        </w:pPr>
                        <w:r>
                          <w:rPr>
                            <w:lang w:val="en-GB"/>
                          </w:rPr>
                          <w:t>Homebridge</w:t>
                        </w:r>
                      </w:p>
                    </w:txbxContent>
                  </v:textbox>
                </v:shape>
                <v:shape id="Straight Arrow Connector 183" o:spid="_x0000_s1139" type="#_x0000_t32" style="position:absolute;left:14253;top:2786;width:297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" strokecolor="#4472c4 [3204]" strokeweight=".5pt">
                  <v:stroke endarrow="block" joinstyle="miter"/>
                </v:shape>
                <v:shape id="Straight Arrow Connector 184" o:spid="_x0000_s1140" type="#_x0000_t32" style="position:absolute;left:14253;top:11123;width:294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" strokecolor="#4472c4 [3204]" strokeweight=".5pt">
                  <v:stroke endarrow="block" joinstyle="miter"/>
                </v:shape>
                <v:shape id="Straight Arrow Connector 185" o:spid="_x0000_s1141" type="#_x0000_t32" style="position:absolute;left:10854;top:12774;width:0;height:1116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" strokecolor="#4472c4 [3204]" strokeweight=".5pt">
                  <v:stroke endarrow="block" joinstyle="miter"/>
                </v:shape>
                <v:shape id="Straight Arrow Connector 186" o:spid="_x0000_s1142" type="#_x0000_t32" style="position:absolute;left:10892;top:17309;width:632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&#13;&#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7" o:spid="_x0000_s1143" type="#_x0000_t34" style="position:absolute;left:14388;top:22419;width:2825;height:3031;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" strokecolor="#4472c4 [3204]" strokeweight=".5pt">
                  <v:stroke endarrow="block"/>
                </v:shape>
                <v:shape id="Elbow Connector 188" o:spid="_x0000_s1144" type="#_x0000_t34" style="position:absolute;left:14388;top:25414;width:2856;height:283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" strokecolor="#4472c4 [3204]" strokeweight=".5pt">
                  <v:stroke endarrow="block"/>
                </v:shape>
                <v:shape id="Text Box 189" o:spid="_x0000_s1145" type="#_x0000_t202" style="position:absolute;left:29180;width:3472;height:30209;rotation: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" fillcolor="#9cc2e5 [1944]" strokeweight=".5pt">
                  <v:textbox style="layout-flow:vertical-ideographic">
                    <w:txbxContent>
                      <w:p w14:paraId="1214F5F5" w14:textId="3DEA58B5" w:rsidR="004148E8" w:rsidRPr="004E2404" w:rsidRDefault="004148E8" w:rsidP="00DB50E4">
                        <w:pPr>
                          <w:rPr>
                            <w:lang w:val="en-GB"/>
                          </w:rPr>
                        </w:pPr>
                        <w:r>
                          <w:rPr>
                            <w:lang w:val="en-GB"/>
                          </w:rPr>
                          <w:t>Devices</w:t>
                        </w:r>
                      </w:p>
                    </w:txbxContent>
                  </v:textbox>
                </v:shape>
                <v:shape id="Straight Arrow Connector 190" o:spid="_x0000_s1146" type="#_x0000_t32" style="position:absolute;left:25549;top:2786;width:37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" strokecolor="#4472c4 [3204]" strokeweight=".5pt">
                  <v:stroke endarrow="block" joinstyle="miter"/>
                </v:shape>
                <v:shape id="Straight Arrow Connector 191" o:spid="_x0000_s1147" type="#_x0000_t32" style="position:absolute;left:25549;top:10989;width:37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" strokecolor="#4472c4 [3204]" strokeweight=".5pt">
                  <v:stroke endarrow="block" joinstyle="miter"/>
                </v:shape>
                <v:shape id="Straight Arrow Connector 192" o:spid="_x0000_s1148" type="#_x0000_t32" style="position:absolute;left:25549;top:17174;width:37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" strokecolor="#4472c4 [3204]" strokeweight=".5pt">
                  <v:stroke endarrow="block" joinstyle="miter"/>
                </v:shape>
                <v:shape id="Straight Arrow Connector 193" o:spid="_x0000_s1149" type="#_x0000_t32" style="position:absolute;left:25549;top:22822;width:37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" strokecolor="#4472c4 [3204]" strokeweight=".5pt">
                  <v:stroke endarrow="block" joinstyle="miter"/>
                </v:shape>
                <v:shape id="Straight Arrow Connector 194" o:spid="_x0000_s1150" type="#_x0000_t32" style="position:absolute;left:25549;top:28335;width:37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" strokecolor="#4472c4 [3204]" strokeweight=".5pt">
                  <v:stroke endarrow="block" joinstyle="miter"/>
                </v:shape>
              </v:group>
            </w:pict>
          </mc:Fallback>
        </mc:AlternateContent>
      </w:r>
    </w:p>
    <w:p w14:paraId="5D5296C1" w14:textId="33797BD1" w:rsidR="00C156E5" w:rsidRDefault="00C156E5" w:rsidP="00A9030A">
      <w:pPr>
        <w:autoSpaceDE w:val="0"/>
        <w:autoSpaceDN w:val="0"/>
        <w:adjustRightInd w:val="0"/>
        <w:jc w:val="both"/>
        <w:rPr>
          <w:rFonts w:cs="Calibri"/>
          <w:color w:val="000000"/>
          <w:lang w:val="en-GB"/>
        </w:rPr>
      </w:pPr>
    </w:p>
    <w:p w14:paraId="61F73269" w14:textId="04E7725A" w:rsidR="00C156E5" w:rsidRDefault="00C156E5" w:rsidP="00A9030A">
      <w:pPr>
        <w:autoSpaceDE w:val="0"/>
        <w:autoSpaceDN w:val="0"/>
        <w:adjustRightInd w:val="0"/>
        <w:jc w:val="both"/>
        <w:rPr>
          <w:rFonts w:cs="Calibri"/>
          <w:color w:val="000000"/>
          <w:lang w:val="en-GB"/>
        </w:rPr>
      </w:pPr>
    </w:p>
    <w:p w14:paraId="514E5E2B" w14:textId="26274100" w:rsidR="00C156E5" w:rsidRDefault="00C156E5" w:rsidP="00A9030A">
      <w:pPr>
        <w:autoSpaceDE w:val="0"/>
        <w:autoSpaceDN w:val="0"/>
        <w:adjustRightInd w:val="0"/>
        <w:jc w:val="both"/>
        <w:rPr>
          <w:rFonts w:cs="Calibri"/>
          <w:color w:val="000000"/>
          <w:lang w:val="en-GB"/>
        </w:rPr>
      </w:pPr>
    </w:p>
    <w:p w14:paraId="2591C69D" w14:textId="3DD8DFF0" w:rsidR="00C156E5" w:rsidRDefault="00C156E5" w:rsidP="00A9030A">
      <w:pPr>
        <w:autoSpaceDE w:val="0"/>
        <w:autoSpaceDN w:val="0"/>
        <w:adjustRightInd w:val="0"/>
        <w:jc w:val="both"/>
        <w:rPr>
          <w:rFonts w:cs="Calibri"/>
          <w:color w:val="000000"/>
          <w:lang w:val="en-GB"/>
        </w:rPr>
      </w:pPr>
    </w:p>
    <w:p w14:paraId="344AEFF0" w14:textId="749E0177" w:rsidR="00C156E5" w:rsidRDefault="00C156E5" w:rsidP="00A9030A">
      <w:pPr>
        <w:autoSpaceDE w:val="0"/>
        <w:autoSpaceDN w:val="0"/>
        <w:adjustRightInd w:val="0"/>
        <w:jc w:val="both"/>
        <w:rPr>
          <w:rFonts w:cs="Calibri"/>
          <w:color w:val="000000"/>
          <w:lang w:val="en-GB"/>
        </w:rPr>
      </w:pPr>
    </w:p>
    <w:p w14:paraId="6D1B5215" w14:textId="37577F21" w:rsidR="00C156E5" w:rsidRDefault="00C156E5" w:rsidP="00A9030A">
      <w:pPr>
        <w:autoSpaceDE w:val="0"/>
        <w:autoSpaceDN w:val="0"/>
        <w:adjustRightInd w:val="0"/>
        <w:jc w:val="both"/>
        <w:rPr>
          <w:rFonts w:cs="Calibri"/>
          <w:color w:val="000000"/>
          <w:lang w:val="en-GB"/>
        </w:rPr>
      </w:pPr>
    </w:p>
    <w:p w14:paraId="58D63817" w14:textId="2D32A086" w:rsidR="00C156E5" w:rsidRDefault="00C156E5" w:rsidP="00A9030A">
      <w:pPr>
        <w:autoSpaceDE w:val="0"/>
        <w:autoSpaceDN w:val="0"/>
        <w:adjustRightInd w:val="0"/>
        <w:jc w:val="both"/>
        <w:rPr>
          <w:rFonts w:cs="Calibri"/>
          <w:color w:val="000000"/>
          <w:lang w:val="en-GB"/>
        </w:rPr>
      </w:pPr>
    </w:p>
    <w:p w14:paraId="0A450A2D" w14:textId="3D1FCB7C" w:rsidR="00C156E5" w:rsidRDefault="00C156E5" w:rsidP="00A9030A">
      <w:pPr>
        <w:autoSpaceDE w:val="0"/>
        <w:autoSpaceDN w:val="0"/>
        <w:adjustRightInd w:val="0"/>
        <w:jc w:val="both"/>
        <w:rPr>
          <w:rFonts w:cs="Calibri"/>
          <w:color w:val="000000"/>
          <w:lang w:val="en-GB"/>
        </w:rPr>
      </w:pPr>
    </w:p>
    <w:p w14:paraId="540C26A4" w14:textId="11FD521D" w:rsidR="00C156E5" w:rsidRDefault="00C156E5" w:rsidP="00A9030A">
      <w:pPr>
        <w:autoSpaceDE w:val="0"/>
        <w:autoSpaceDN w:val="0"/>
        <w:adjustRightInd w:val="0"/>
        <w:jc w:val="both"/>
        <w:rPr>
          <w:rFonts w:cs="Calibri"/>
          <w:color w:val="000000"/>
          <w:lang w:val="en-GB"/>
        </w:rPr>
      </w:pPr>
    </w:p>
    <w:p w14:paraId="563BE0E1" w14:textId="522EE9A2" w:rsidR="00C156E5" w:rsidRDefault="00C156E5" w:rsidP="00A9030A">
      <w:pPr>
        <w:autoSpaceDE w:val="0"/>
        <w:autoSpaceDN w:val="0"/>
        <w:adjustRightInd w:val="0"/>
        <w:jc w:val="both"/>
        <w:rPr>
          <w:rFonts w:cs="Calibri"/>
          <w:color w:val="000000"/>
          <w:lang w:val="en-GB"/>
        </w:rPr>
      </w:pPr>
    </w:p>
    <w:p w14:paraId="6CC5DA25" w14:textId="41389DDE" w:rsidR="00C156E5" w:rsidRDefault="00C156E5" w:rsidP="00A9030A">
      <w:pPr>
        <w:autoSpaceDE w:val="0"/>
        <w:autoSpaceDN w:val="0"/>
        <w:adjustRightInd w:val="0"/>
        <w:jc w:val="both"/>
        <w:rPr>
          <w:rFonts w:cs="Calibri"/>
          <w:color w:val="000000"/>
          <w:lang w:val="en-GB"/>
        </w:rPr>
      </w:pPr>
    </w:p>
    <w:p w14:paraId="4D365E12" w14:textId="39C3C75C" w:rsidR="00C156E5" w:rsidRDefault="00C156E5" w:rsidP="00A9030A">
      <w:pPr>
        <w:autoSpaceDE w:val="0"/>
        <w:autoSpaceDN w:val="0"/>
        <w:adjustRightInd w:val="0"/>
        <w:jc w:val="both"/>
        <w:rPr>
          <w:rFonts w:cs="Calibri"/>
          <w:color w:val="000000"/>
          <w:lang w:val="en-GB"/>
        </w:rPr>
      </w:pPr>
    </w:p>
    <w:p w14:paraId="26C3E0B3" w14:textId="4390096B" w:rsidR="00C156E5" w:rsidRDefault="00C156E5" w:rsidP="00A9030A">
      <w:pPr>
        <w:autoSpaceDE w:val="0"/>
        <w:autoSpaceDN w:val="0"/>
        <w:adjustRightInd w:val="0"/>
        <w:jc w:val="both"/>
        <w:rPr>
          <w:rFonts w:cs="Calibri"/>
          <w:color w:val="000000"/>
          <w:lang w:val="en-GB"/>
        </w:rPr>
      </w:pPr>
    </w:p>
    <w:p w14:paraId="07C63846" w14:textId="5A698635" w:rsidR="00C156E5" w:rsidRDefault="00C156E5" w:rsidP="00A9030A">
      <w:pPr>
        <w:autoSpaceDE w:val="0"/>
        <w:autoSpaceDN w:val="0"/>
        <w:adjustRightInd w:val="0"/>
        <w:jc w:val="both"/>
        <w:rPr>
          <w:rFonts w:cs="Calibri"/>
          <w:color w:val="000000"/>
          <w:lang w:val="en-GB"/>
        </w:rPr>
      </w:pPr>
    </w:p>
    <w:p w14:paraId="1D4E829C" w14:textId="5901F060" w:rsidR="00C156E5" w:rsidRDefault="00C156E5" w:rsidP="00A9030A">
      <w:pPr>
        <w:autoSpaceDE w:val="0"/>
        <w:autoSpaceDN w:val="0"/>
        <w:adjustRightInd w:val="0"/>
        <w:jc w:val="both"/>
        <w:rPr>
          <w:rFonts w:cs="Calibri"/>
          <w:color w:val="000000"/>
          <w:lang w:val="en-GB"/>
        </w:rPr>
      </w:pPr>
    </w:p>
    <w:p w14:paraId="4DAEE0D5" w14:textId="48F422D2" w:rsidR="00C156E5" w:rsidRDefault="00C156E5" w:rsidP="00A9030A">
      <w:pPr>
        <w:autoSpaceDE w:val="0"/>
        <w:autoSpaceDN w:val="0"/>
        <w:adjustRightInd w:val="0"/>
        <w:jc w:val="both"/>
        <w:rPr>
          <w:rFonts w:cs="Calibri"/>
          <w:color w:val="000000"/>
          <w:lang w:val="en-GB"/>
        </w:rPr>
      </w:pPr>
    </w:p>
    <w:p w14:paraId="58E8AB27" w14:textId="70FAE157" w:rsidR="00C156E5" w:rsidRDefault="00C156E5" w:rsidP="00A9030A">
      <w:pPr>
        <w:autoSpaceDE w:val="0"/>
        <w:autoSpaceDN w:val="0"/>
        <w:adjustRightInd w:val="0"/>
        <w:jc w:val="both"/>
        <w:rPr>
          <w:rFonts w:cs="Calibri"/>
          <w:color w:val="000000"/>
          <w:lang w:val="en-GB"/>
        </w:rPr>
      </w:pPr>
    </w:p>
    <w:p w14:paraId="63A3AF34" w14:textId="509F0A5E" w:rsidR="00C156E5" w:rsidRDefault="00C156E5" w:rsidP="00A9030A">
      <w:pPr>
        <w:autoSpaceDE w:val="0"/>
        <w:autoSpaceDN w:val="0"/>
        <w:adjustRightInd w:val="0"/>
        <w:jc w:val="both"/>
        <w:rPr>
          <w:rFonts w:cs="Calibri"/>
          <w:color w:val="000000"/>
          <w:lang w:val="en-GB"/>
        </w:rPr>
      </w:pPr>
    </w:p>
    <w:p w14:paraId="29FF2CD8" w14:textId="3D6825C6" w:rsidR="00C156E5" w:rsidRDefault="00C156E5" w:rsidP="00A9030A">
      <w:pPr>
        <w:autoSpaceDE w:val="0"/>
        <w:autoSpaceDN w:val="0"/>
        <w:adjustRightInd w:val="0"/>
        <w:jc w:val="both"/>
        <w:rPr>
          <w:rFonts w:cs="Calibri"/>
          <w:color w:val="000000"/>
          <w:lang w:val="en-GB"/>
        </w:rPr>
      </w:pPr>
    </w:p>
    <w:p w14:paraId="5F7DE575" w14:textId="220C393A" w:rsidR="00C156E5" w:rsidRDefault="00C156E5" w:rsidP="00A9030A">
      <w:pPr>
        <w:autoSpaceDE w:val="0"/>
        <w:autoSpaceDN w:val="0"/>
        <w:adjustRightInd w:val="0"/>
        <w:jc w:val="both"/>
        <w:rPr>
          <w:rFonts w:cs="Calibri"/>
          <w:color w:val="000000"/>
          <w:lang w:val="en-GB"/>
        </w:rPr>
      </w:pPr>
    </w:p>
    <w:p w14:paraId="4AD5EE93" w14:textId="0C2E4F4D" w:rsidR="00112FD5" w:rsidRDefault="00112FD5" w:rsidP="00A9030A">
      <w:pPr>
        <w:autoSpaceDE w:val="0"/>
        <w:autoSpaceDN w:val="0"/>
        <w:adjustRightInd w:val="0"/>
        <w:jc w:val="both"/>
        <w:rPr>
          <w:ins w:id="175" w:author="Mousa Mohammed Abdulla Abdelhameid Alwaraki" w:date="2021-07-31T17:29:00Z"/>
          <w:rFonts w:cs="Calibri"/>
          <w:color w:val="000000"/>
          <w:lang w:val="en-GB"/>
        </w:rPr>
      </w:pPr>
    </w:p>
    <w:p w14:paraId="67A504E7" w14:textId="20CD4D13" w:rsidR="00112FD5" w:rsidRDefault="00112FD5" w:rsidP="00A9030A">
      <w:pPr>
        <w:autoSpaceDE w:val="0"/>
        <w:autoSpaceDN w:val="0"/>
        <w:adjustRightInd w:val="0"/>
        <w:jc w:val="both"/>
        <w:rPr>
          <w:ins w:id="176" w:author="Mousa Mohammed Abdulla Abdelhameid Alwaraki" w:date="2021-07-31T17:29:00Z"/>
          <w:rFonts w:cs="Calibri"/>
          <w:color w:val="000000"/>
          <w:lang w:val="en-GB"/>
        </w:rPr>
      </w:pPr>
      <w:r>
        <w:rPr>
          <w:noProof/>
        </w:rPr>
        <mc:AlternateContent>
          <mc:Choice Requires="wpg">
            <w:drawing>
              <wp:anchor distT="0" distB="0" distL="114300" distR="114300" simplePos="0" relativeHeight="251654144" behindDoc="0" locked="0" layoutInCell="1" allowOverlap="1" wp14:anchorId="267DAF04" wp14:editId="2E00ACFD">
                <wp:simplePos x="0" y="0"/>
                <wp:positionH relativeFrom="column">
                  <wp:posOffset>29407</wp:posOffset>
                </wp:positionH>
                <wp:positionV relativeFrom="paragraph">
                  <wp:posOffset>122789</wp:posOffset>
                </wp:positionV>
                <wp:extent cx="3273191" cy="2448231"/>
                <wp:effectExtent l="0" t="0" r="16510" b="15875"/>
                <wp:wrapNone/>
                <wp:docPr id="138" name="Group 1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73191" cy="2448231"/>
                          <a:chOff x="0" y="0"/>
                          <a:chExt cx="6959600" cy="5170170"/>
                        </a:xfrm>
                      </wpg:grpSpPr>
                      <pic:pic xmlns:pic="http://schemas.openxmlformats.org/drawingml/2006/picture">
                        <pic:nvPicPr>
                          <pic:cNvPr id="136" name="Picture 136" descr="Diagram&#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959600" cy="5170170"/>
                          </a:xfrm>
                          <a:prstGeom prst="rect">
                            <a:avLst/>
                          </a:prstGeom>
                        </pic:spPr>
                      </pic:pic>
                      <wps:wsp>
                        <wps:cNvPr id="137" name="Rectangle 137"/>
                        <wps:cNvSpPr/>
                        <wps:spPr>
                          <a:xfrm>
                            <a:off x="0" y="94129"/>
                            <a:ext cx="6959600" cy="5075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3B7097" id="Group 138" o:spid="_x0000_s1026" style="position:absolute;margin-left:2.3pt;margin-top:9.65pt;width:257.75pt;height:192.75pt;z-index:251654144;mso-width-relative:margin;mso-height-relative:margin" coordsize="69596,51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">
                <o:lock v:ext="edit" aspectratio="t"/>
                <v:shape id="Picture 136" o:spid="_x0000_s1027" type="#_x0000_t75" alt="Diagram&#10;&#10;Description automatically generated" style="position:absolute;width:69596;height:51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">
                  <v:imagedata r:id="rId42" o:title="Diagram&#10;&#10;Description automatically generated"/>
                </v:shape>
                <v:rect id="Rectangle 137" o:spid="_x0000_s1028" style="position:absolute;top:941;width:69596;height:507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" filled="f" strokecolor="black [3213]" strokeweight="1pt"/>
              </v:group>
            </w:pict>
          </mc:Fallback>
        </mc:AlternateContent>
      </w:r>
    </w:p>
    <w:p w14:paraId="39BE2A52" w14:textId="2FB89E97" w:rsidR="00112FD5" w:rsidRDefault="00112FD5" w:rsidP="00A9030A">
      <w:pPr>
        <w:autoSpaceDE w:val="0"/>
        <w:autoSpaceDN w:val="0"/>
        <w:adjustRightInd w:val="0"/>
        <w:jc w:val="both"/>
        <w:rPr>
          <w:ins w:id="177" w:author="Mousa Mohammed Abdulla Abdelhameid Alwaraki" w:date="2021-07-31T17:29:00Z"/>
          <w:rFonts w:cs="Calibri"/>
          <w:color w:val="000000"/>
          <w:lang w:val="en-GB"/>
        </w:rPr>
      </w:pPr>
    </w:p>
    <w:p w14:paraId="3C208D52" w14:textId="47DA5CED" w:rsidR="00112FD5" w:rsidRDefault="00112FD5" w:rsidP="00A9030A">
      <w:pPr>
        <w:autoSpaceDE w:val="0"/>
        <w:autoSpaceDN w:val="0"/>
        <w:adjustRightInd w:val="0"/>
        <w:jc w:val="both"/>
        <w:rPr>
          <w:ins w:id="178" w:author="Mousa Mohammed Abdulla Abdelhameid Alwaraki" w:date="2021-07-31T17:29:00Z"/>
          <w:rFonts w:cs="Calibri"/>
          <w:color w:val="000000"/>
          <w:lang w:val="en-GB"/>
        </w:rPr>
      </w:pPr>
    </w:p>
    <w:p w14:paraId="1F2BDDA5" w14:textId="2BFB09ED" w:rsidR="00112FD5" w:rsidRDefault="00112FD5" w:rsidP="00A9030A">
      <w:pPr>
        <w:autoSpaceDE w:val="0"/>
        <w:autoSpaceDN w:val="0"/>
        <w:adjustRightInd w:val="0"/>
        <w:jc w:val="both"/>
        <w:rPr>
          <w:ins w:id="179" w:author="Mousa Mohammed Abdulla Abdelhameid Alwaraki" w:date="2021-07-31T17:29:00Z"/>
          <w:rFonts w:cs="Calibri"/>
          <w:color w:val="000000"/>
          <w:lang w:val="en-GB"/>
        </w:rPr>
      </w:pPr>
    </w:p>
    <w:p w14:paraId="58B88E68" w14:textId="3B3C064C" w:rsidR="00112FD5" w:rsidRDefault="00112FD5" w:rsidP="00A9030A">
      <w:pPr>
        <w:autoSpaceDE w:val="0"/>
        <w:autoSpaceDN w:val="0"/>
        <w:adjustRightInd w:val="0"/>
        <w:jc w:val="both"/>
        <w:rPr>
          <w:ins w:id="180" w:author="Mousa Mohammed Abdulla Abdelhameid Alwaraki" w:date="2021-07-31T17:29:00Z"/>
          <w:rFonts w:cs="Calibri"/>
          <w:color w:val="000000"/>
          <w:lang w:val="en-GB"/>
        </w:rPr>
      </w:pPr>
    </w:p>
    <w:p w14:paraId="08CA5546" w14:textId="0EBB90B9" w:rsidR="00112FD5" w:rsidRDefault="00112FD5" w:rsidP="00A9030A">
      <w:pPr>
        <w:autoSpaceDE w:val="0"/>
        <w:autoSpaceDN w:val="0"/>
        <w:adjustRightInd w:val="0"/>
        <w:jc w:val="both"/>
        <w:rPr>
          <w:ins w:id="181" w:author="Mousa Mohammed Abdulla Abdelhameid Alwaraki" w:date="2021-07-31T17:29:00Z"/>
          <w:rFonts w:cs="Calibri"/>
          <w:color w:val="000000"/>
          <w:lang w:val="en-GB"/>
        </w:rPr>
      </w:pPr>
    </w:p>
    <w:p w14:paraId="16796189" w14:textId="499F70D4" w:rsidR="00112FD5" w:rsidRDefault="00112FD5" w:rsidP="00A9030A">
      <w:pPr>
        <w:autoSpaceDE w:val="0"/>
        <w:autoSpaceDN w:val="0"/>
        <w:adjustRightInd w:val="0"/>
        <w:jc w:val="both"/>
        <w:rPr>
          <w:ins w:id="182" w:author="Mousa Mohammed Abdulla Abdelhameid Alwaraki" w:date="2021-07-31T17:29:00Z"/>
          <w:rFonts w:cs="Calibri"/>
          <w:color w:val="000000"/>
          <w:lang w:val="en-GB"/>
        </w:rPr>
      </w:pPr>
    </w:p>
    <w:p w14:paraId="04B8475E" w14:textId="2C96862A" w:rsidR="00112FD5" w:rsidRDefault="00112FD5" w:rsidP="00A9030A">
      <w:pPr>
        <w:autoSpaceDE w:val="0"/>
        <w:autoSpaceDN w:val="0"/>
        <w:adjustRightInd w:val="0"/>
        <w:jc w:val="both"/>
        <w:rPr>
          <w:ins w:id="183" w:author="Mousa Mohammed Abdulla Abdelhameid Alwaraki" w:date="2021-07-31T17:29:00Z"/>
          <w:rFonts w:cs="Calibri"/>
          <w:color w:val="000000"/>
          <w:lang w:val="en-GB"/>
        </w:rPr>
      </w:pPr>
    </w:p>
    <w:p w14:paraId="25A5C8C2" w14:textId="64138999" w:rsidR="00112FD5" w:rsidRDefault="00112FD5" w:rsidP="00A9030A">
      <w:pPr>
        <w:autoSpaceDE w:val="0"/>
        <w:autoSpaceDN w:val="0"/>
        <w:adjustRightInd w:val="0"/>
        <w:jc w:val="both"/>
        <w:rPr>
          <w:ins w:id="184" w:author="Mousa Mohammed Abdulla Abdelhameid Alwaraki" w:date="2021-07-31T17:29:00Z"/>
          <w:rFonts w:cs="Calibri"/>
          <w:color w:val="000000"/>
          <w:lang w:val="en-GB"/>
        </w:rPr>
      </w:pPr>
    </w:p>
    <w:p w14:paraId="5C92AB97" w14:textId="01CDA71C" w:rsidR="00112FD5" w:rsidRDefault="00112FD5" w:rsidP="00A9030A">
      <w:pPr>
        <w:autoSpaceDE w:val="0"/>
        <w:autoSpaceDN w:val="0"/>
        <w:adjustRightInd w:val="0"/>
        <w:jc w:val="both"/>
        <w:rPr>
          <w:ins w:id="185" w:author="Mousa Mohammed Abdulla Abdelhameid Alwaraki" w:date="2021-07-31T17:29:00Z"/>
          <w:rFonts w:cs="Calibri"/>
          <w:color w:val="000000"/>
          <w:lang w:val="en-GB"/>
        </w:rPr>
      </w:pPr>
    </w:p>
    <w:p w14:paraId="49909C30" w14:textId="4BC4AE10" w:rsidR="00112FD5" w:rsidRDefault="00112FD5" w:rsidP="00A9030A">
      <w:pPr>
        <w:autoSpaceDE w:val="0"/>
        <w:autoSpaceDN w:val="0"/>
        <w:adjustRightInd w:val="0"/>
        <w:jc w:val="both"/>
        <w:rPr>
          <w:ins w:id="186" w:author="Mousa Mohammed Abdulla Abdelhameid Alwaraki" w:date="2021-07-31T17:29:00Z"/>
          <w:rFonts w:cs="Calibri"/>
          <w:color w:val="000000"/>
          <w:lang w:val="en-GB"/>
        </w:rPr>
      </w:pPr>
    </w:p>
    <w:p w14:paraId="53567760" w14:textId="372E765E" w:rsidR="00112FD5" w:rsidRDefault="00112FD5" w:rsidP="00A9030A">
      <w:pPr>
        <w:autoSpaceDE w:val="0"/>
        <w:autoSpaceDN w:val="0"/>
        <w:adjustRightInd w:val="0"/>
        <w:jc w:val="both"/>
        <w:rPr>
          <w:ins w:id="187" w:author="Mousa Mohammed Abdulla Abdelhameid Alwaraki" w:date="2021-07-31T17:29:00Z"/>
          <w:rFonts w:cs="Calibri"/>
          <w:color w:val="000000"/>
          <w:lang w:val="en-GB"/>
        </w:rPr>
      </w:pPr>
    </w:p>
    <w:p w14:paraId="0C7FBB7C" w14:textId="1B483487" w:rsidR="00112FD5" w:rsidRDefault="00112FD5" w:rsidP="00A9030A">
      <w:pPr>
        <w:autoSpaceDE w:val="0"/>
        <w:autoSpaceDN w:val="0"/>
        <w:adjustRightInd w:val="0"/>
        <w:jc w:val="both"/>
        <w:rPr>
          <w:ins w:id="188" w:author="Mousa Mohammed Abdulla Abdelhameid Alwaraki" w:date="2021-07-31T17:29:00Z"/>
          <w:rFonts w:cs="Calibri"/>
          <w:color w:val="000000"/>
          <w:lang w:val="en-GB"/>
        </w:rPr>
      </w:pPr>
    </w:p>
    <w:p w14:paraId="3C13E686" w14:textId="627F8775" w:rsidR="00112FD5" w:rsidRDefault="00112FD5" w:rsidP="00A9030A">
      <w:pPr>
        <w:autoSpaceDE w:val="0"/>
        <w:autoSpaceDN w:val="0"/>
        <w:adjustRightInd w:val="0"/>
        <w:jc w:val="both"/>
        <w:rPr>
          <w:ins w:id="189" w:author="Mousa Mohammed Abdulla Abdelhameid Alwaraki" w:date="2021-07-31T17:29:00Z"/>
          <w:rFonts w:cs="Calibri"/>
          <w:color w:val="000000"/>
          <w:lang w:val="en-GB"/>
        </w:rPr>
      </w:pPr>
    </w:p>
    <w:p w14:paraId="517C791B" w14:textId="46D0C7E1" w:rsidR="00112FD5" w:rsidRDefault="00112FD5" w:rsidP="00A9030A">
      <w:pPr>
        <w:autoSpaceDE w:val="0"/>
        <w:autoSpaceDN w:val="0"/>
        <w:adjustRightInd w:val="0"/>
        <w:jc w:val="both"/>
        <w:rPr>
          <w:ins w:id="190" w:author="Mousa Mohammed Abdulla Abdelhameid Alwaraki" w:date="2021-07-31T17:29:00Z"/>
          <w:rFonts w:cs="Calibri"/>
          <w:color w:val="000000"/>
          <w:lang w:val="en-GB"/>
        </w:rPr>
      </w:pPr>
    </w:p>
    <w:p w14:paraId="47B3138E" w14:textId="3C02129E" w:rsidR="00112FD5" w:rsidRDefault="00112FD5" w:rsidP="00A9030A">
      <w:pPr>
        <w:autoSpaceDE w:val="0"/>
        <w:autoSpaceDN w:val="0"/>
        <w:adjustRightInd w:val="0"/>
        <w:jc w:val="both"/>
        <w:rPr>
          <w:ins w:id="191" w:author="Mousa Mohammed Abdulla Abdelhameid Alwaraki" w:date="2021-07-31T17:29:00Z"/>
          <w:rFonts w:cs="Calibri"/>
          <w:color w:val="000000"/>
          <w:lang w:val="en-GB"/>
        </w:rPr>
      </w:pPr>
    </w:p>
    <w:p w14:paraId="3690FDAF" w14:textId="276830A4" w:rsidR="00112FD5" w:rsidRDefault="00112FD5" w:rsidP="00A9030A">
      <w:pPr>
        <w:autoSpaceDE w:val="0"/>
        <w:autoSpaceDN w:val="0"/>
        <w:adjustRightInd w:val="0"/>
        <w:jc w:val="both"/>
        <w:rPr>
          <w:ins w:id="192" w:author="Mousa Mohammed Abdulla Abdelhameid Alwaraki" w:date="2021-07-31T17:29:00Z"/>
          <w:rFonts w:cs="Calibri"/>
          <w:color w:val="000000"/>
          <w:lang w:val="en-GB"/>
        </w:rPr>
      </w:pPr>
    </w:p>
    <w:p w14:paraId="672E294E" w14:textId="70F374DE" w:rsidR="00112FD5" w:rsidRDefault="00112FD5" w:rsidP="00A9030A">
      <w:pPr>
        <w:autoSpaceDE w:val="0"/>
        <w:autoSpaceDN w:val="0"/>
        <w:adjustRightInd w:val="0"/>
        <w:jc w:val="both"/>
        <w:rPr>
          <w:ins w:id="193" w:author="Mousa Mohammed Abdulla Abdelhameid Alwaraki" w:date="2021-07-31T17:29:00Z"/>
          <w:rFonts w:cs="Calibri"/>
          <w:color w:val="000000"/>
          <w:lang w:val="en-GB"/>
        </w:rPr>
      </w:pPr>
    </w:p>
    <w:p w14:paraId="46D75931" w14:textId="3B263CD4" w:rsidR="00112FD5" w:rsidRDefault="00112FD5" w:rsidP="00A9030A">
      <w:pPr>
        <w:autoSpaceDE w:val="0"/>
        <w:autoSpaceDN w:val="0"/>
        <w:adjustRightInd w:val="0"/>
        <w:jc w:val="both"/>
        <w:rPr>
          <w:ins w:id="194" w:author="Mousa Mohammed Abdulla Abdelhameid Alwaraki" w:date="2021-07-31T17:29:00Z"/>
          <w:rFonts w:cs="Calibri"/>
          <w:color w:val="000000"/>
          <w:lang w:val="en-GB"/>
        </w:rPr>
      </w:pPr>
    </w:p>
    <w:p w14:paraId="5DCD6A00" w14:textId="0E294D5A" w:rsidR="00337E68" w:rsidRDefault="00F55AC9" w:rsidP="008D3D6D">
      <w:pPr>
        <w:pStyle w:val="Heading1"/>
      </w:pPr>
      <w:r>
        <w:t>Conclusion</w:t>
      </w:r>
    </w:p>
    <w:p w14:paraId="44581C3A" w14:textId="74489D73" w:rsidR="00337E68" w:rsidRDefault="00F55AC9" w:rsidP="00337E68">
      <w:pPr>
        <w:jc w:val="both"/>
        <w:rPr>
          <w:lang w:val="en-GB"/>
        </w:rPr>
      </w:pPr>
      <w:r>
        <w:rPr>
          <w:lang w:val="en-GB"/>
        </w:rPr>
        <w:t xml:space="preserve">The principal software prototype is completed and can be duplicated using Arduino </w:t>
      </w:r>
      <w:r w:rsidR="00BE74C5">
        <w:rPr>
          <w:lang w:val="en-GB"/>
        </w:rPr>
        <w:t>Software</w:t>
      </w:r>
      <w:r>
        <w:rPr>
          <w:lang w:val="en-GB"/>
        </w:rPr>
        <w:t>, the IoT applications, an ESP8266 board</w:t>
      </w:r>
      <w:r w:rsidR="0078416F">
        <w:rPr>
          <w:lang w:val="en-GB"/>
        </w:rPr>
        <w:t>,</w:t>
      </w:r>
      <w:r>
        <w:rPr>
          <w:lang w:val="en-GB"/>
        </w:rPr>
        <w:t xml:space="preserve"> and an AMG8833. However, the prototype must be </w:t>
      </w:r>
      <w:r w:rsidR="000A4C0F">
        <w:rPr>
          <w:lang w:val="en-GB"/>
        </w:rPr>
        <w:t>expanded,</w:t>
      </w:r>
      <w:r>
        <w:rPr>
          <w:lang w:val="en-GB"/>
        </w:rPr>
        <w:t xml:space="preserve"> and the correct hardware placements must be made</w:t>
      </w:r>
      <w:r w:rsidR="00D848FB">
        <w:rPr>
          <w:lang w:val="en-GB"/>
        </w:rPr>
        <w:t xml:space="preserve"> before the prototype could be implemented on a charging station.</w:t>
      </w:r>
    </w:p>
    <w:p w14:paraId="5C6999BD" w14:textId="5A3BCCD0" w:rsidR="00F55AC9" w:rsidRDefault="00F55AC9" w:rsidP="00337E68">
      <w:pPr>
        <w:jc w:val="both"/>
        <w:rPr>
          <w:lang w:val="en-GB"/>
        </w:rPr>
      </w:pPr>
    </w:p>
    <w:p w14:paraId="5420F0DF" w14:textId="0314A75E" w:rsidR="002D31DC" w:rsidRDefault="00D848FB">
      <w:pPr>
        <w:jc w:val="both"/>
        <w:rPr>
          <w:lang w:val="en-GB"/>
        </w:rPr>
      </w:pPr>
      <w:r>
        <w:rPr>
          <w:lang w:val="en-GB"/>
        </w:rPr>
        <w:t>One of the main issues of the prototype is that t</w:t>
      </w:r>
      <w:r w:rsidR="00F55AC9">
        <w:rPr>
          <w:lang w:val="en-GB"/>
        </w:rPr>
        <w:t>he thermal camera used (AMG8833) is of low resolution</w:t>
      </w:r>
      <w:r w:rsidR="0078416F">
        <w:rPr>
          <w:lang w:val="en-GB"/>
        </w:rPr>
        <w:t>,</w:t>
      </w:r>
      <w:r w:rsidR="00F55AC9">
        <w:rPr>
          <w:lang w:val="en-GB"/>
        </w:rPr>
        <w:t xml:space="preserve"> which could cause multiple issues to arise </w:t>
      </w:r>
      <w:r w:rsidR="000A4C0F">
        <w:rPr>
          <w:lang w:val="en-GB"/>
        </w:rPr>
        <w:t>when</w:t>
      </w:r>
      <w:r w:rsidR="00F55AC9">
        <w:rPr>
          <w:lang w:val="en-GB"/>
        </w:rPr>
        <w:t xml:space="preserve"> </w:t>
      </w:r>
      <w:r w:rsidR="000A4C0F">
        <w:rPr>
          <w:lang w:val="en-GB"/>
        </w:rPr>
        <w:t>the prototype is to be implemented</w:t>
      </w:r>
      <w:r w:rsidR="00160D7E">
        <w:rPr>
          <w:lang w:val="en-GB"/>
        </w:rPr>
        <w:t xml:space="preserve">. Therefore, a higher resolution camera is suggested to be used at </w:t>
      </w:r>
      <w:r w:rsidR="0078416F">
        <w:rPr>
          <w:lang w:val="en-GB"/>
        </w:rPr>
        <w:t xml:space="preserve">the </w:t>
      </w:r>
      <w:r w:rsidR="00160D7E">
        <w:rPr>
          <w:lang w:val="en-GB"/>
        </w:rPr>
        <w:t xml:space="preserve">implementation stage. </w:t>
      </w:r>
      <w:r w:rsidR="00DB50E4">
        <w:rPr>
          <w:lang w:val="en-GB"/>
        </w:rPr>
        <w:t>Additionally,</w:t>
      </w:r>
      <w:r w:rsidR="00F0630B">
        <w:rPr>
          <w:lang w:val="en-GB"/>
        </w:rPr>
        <w:t xml:space="preserve"> a</w:t>
      </w:r>
      <w:r w:rsidR="00160D7E">
        <w:rPr>
          <w:lang w:val="en-GB"/>
        </w:rPr>
        <w:t xml:space="preserve">n internet connection should be present at the charging stations </w:t>
      </w:r>
      <w:r w:rsidR="00160D7E">
        <w:rPr>
          <w:lang w:val="en-GB"/>
        </w:rPr>
        <w:lastRenderedPageBreak/>
        <w:t>for the prototype to be functioning to its maximum capability</w:t>
      </w:r>
      <w:r w:rsidR="00F0630B">
        <w:rPr>
          <w:lang w:val="en-GB"/>
        </w:rPr>
        <w:t>, with all the desired IoT applications.</w:t>
      </w:r>
    </w:p>
    <w:p w14:paraId="479F46B0" w14:textId="77777777" w:rsidR="002D31DC" w:rsidRDefault="002D31DC" w:rsidP="00337E68">
      <w:pPr>
        <w:jc w:val="both"/>
        <w:rPr>
          <w:lang w:val="en-GB"/>
        </w:rPr>
      </w:pPr>
    </w:p>
    <w:p w14:paraId="6EC77AB4" w14:textId="77777777" w:rsidR="00112FD5" w:rsidRDefault="00F0630B">
      <w:pPr>
        <w:jc w:val="both"/>
        <w:rPr>
          <w:ins w:id="195" w:author="Mousa Mohammed Abdulla Abdelhameid Alwaraki" w:date="2021-07-31T17:26:00Z"/>
          <w:lang w:val="en-GB"/>
        </w:rPr>
      </w:pPr>
      <w:r>
        <w:rPr>
          <w:lang w:val="en-GB"/>
        </w:rPr>
        <w:t>A function</w:t>
      </w:r>
      <w:r w:rsidR="00160D7E">
        <w:rPr>
          <w:lang w:val="en-GB"/>
        </w:rPr>
        <w:t xml:space="preserve"> that needs to be added to the prototype is </w:t>
      </w:r>
      <w:r>
        <w:rPr>
          <w:lang w:val="en-GB"/>
        </w:rPr>
        <w:t xml:space="preserve">the </w:t>
      </w:r>
      <w:ins w:id="196" w:author="Mousa Mohammed Abdulla Abdelhameid Alwaraki" w:date="2021-07-31T17:24:00Z">
        <w:r w:rsidR="00112FD5">
          <w:rPr>
            <w:lang w:val="en-GB"/>
          </w:rPr>
          <w:t xml:space="preserve">need to </w:t>
        </w:r>
      </w:ins>
      <w:r>
        <w:rPr>
          <w:lang w:val="en-GB"/>
        </w:rPr>
        <w:t xml:space="preserve">alert </w:t>
      </w:r>
      <w:r w:rsidR="002D31DC">
        <w:rPr>
          <w:lang w:val="en-GB"/>
        </w:rPr>
        <w:t xml:space="preserve">the user or the charging stations at </w:t>
      </w:r>
      <w:r w:rsidR="0078416F">
        <w:rPr>
          <w:lang w:val="en-GB"/>
        </w:rPr>
        <w:t xml:space="preserve">specific </w:t>
      </w:r>
      <w:r w:rsidR="002D31DC">
        <w:rPr>
          <w:lang w:val="en-GB"/>
        </w:rPr>
        <w:t>parameters.</w:t>
      </w:r>
      <w:r w:rsidR="00160D7E">
        <w:rPr>
          <w:lang w:val="en-GB"/>
        </w:rPr>
        <w:t xml:space="preserve"> </w:t>
      </w:r>
      <w:r w:rsidR="002D31DC">
        <w:rPr>
          <w:lang w:val="en-GB"/>
        </w:rPr>
        <w:t xml:space="preserve">So </w:t>
      </w:r>
    </w:p>
    <w:p w14:paraId="2D303951" w14:textId="77777777" w:rsidR="00112FD5" w:rsidRDefault="00112FD5">
      <w:pPr>
        <w:jc w:val="both"/>
        <w:rPr>
          <w:ins w:id="197" w:author="Mousa Mohammed Abdulla Abdelhameid Alwaraki" w:date="2021-07-31T17:26:00Z"/>
          <w:lang w:val="en-GB"/>
        </w:rPr>
      </w:pPr>
    </w:p>
    <w:p w14:paraId="432D29A5" w14:textId="66BBD935" w:rsidR="00F55AC9" w:rsidRDefault="002D31DC">
      <w:pPr>
        <w:jc w:val="both"/>
        <w:rPr>
          <w:lang w:val="en-GB"/>
        </w:rPr>
      </w:pPr>
      <w:r>
        <w:rPr>
          <w:lang w:val="en-GB"/>
        </w:rPr>
        <w:t xml:space="preserve">as </w:t>
      </w:r>
      <w:r w:rsidR="00930735">
        <w:rPr>
          <w:lang w:val="en-GB"/>
        </w:rPr>
        <w:t>the highest</w:t>
      </w:r>
      <w:r w:rsidR="00BF5792">
        <w:rPr>
          <w:lang w:val="en-GB"/>
        </w:rPr>
        <w:t xml:space="preserve"> </w:t>
      </w:r>
      <w:r w:rsidR="00930735">
        <w:rPr>
          <w:lang w:val="en-GB"/>
        </w:rPr>
        <w:t>temperature</w:t>
      </w:r>
      <w:r w:rsidR="00BF5792">
        <w:rPr>
          <w:lang w:val="en-GB"/>
        </w:rPr>
        <w:t>, average temperature</w:t>
      </w:r>
      <w:r w:rsidR="0078416F">
        <w:rPr>
          <w:lang w:val="en-GB"/>
        </w:rPr>
        <w:t>,</w:t>
      </w:r>
      <w:r w:rsidR="00930735">
        <w:rPr>
          <w:lang w:val="en-GB"/>
        </w:rPr>
        <w:t xml:space="preserve"> or the temperature of one of the pixels of the thermal camera exceeds a pre-set temperature, a notification is sent to the user device or the charging station. Another notifying method could be </w:t>
      </w:r>
      <w:r w:rsidR="000F4338">
        <w:rPr>
          <w:lang w:val="en-GB"/>
        </w:rPr>
        <w:t xml:space="preserve">an audio or visual method to alert </w:t>
      </w:r>
      <w:r w:rsidR="00BF5792">
        <w:rPr>
          <w:lang w:val="en-GB"/>
        </w:rPr>
        <w:t xml:space="preserve">the </w:t>
      </w:r>
      <w:r w:rsidR="000F4338">
        <w:rPr>
          <w:lang w:val="en-GB"/>
        </w:rPr>
        <w:t xml:space="preserve">user or </w:t>
      </w:r>
      <w:r w:rsidR="00BF5792">
        <w:rPr>
          <w:lang w:val="en-GB"/>
        </w:rPr>
        <w:t xml:space="preserve">the </w:t>
      </w:r>
      <w:r w:rsidR="000F4338">
        <w:rPr>
          <w:lang w:val="en-GB"/>
        </w:rPr>
        <w:t>charging station</w:t>
      </w:r>
      <w:r w:rsidR="00BF5792">
        <w:rPr>
          <w:lang w:val="en-GB"/>
        </w:rPr>
        <w:t xml:space="preserve"> of the potential need of disconnecting the </w:t>
      </w:r>
      <w:r w:rsidR="00D166FF">
        <w:rPr>
          <w:lang w:val="en-GB"/>
        </w:rPr>
        <w:t>charger</w:t>
      </w:r>
      <w:r w:rsidR="000F4338">
        <w:rPr>
          <w:lang w:val="en-GB"/>
        </w:rPr>
        <w:t>. This is a relatively easy addition but is vital to ensuring overall safety.</w:t>
      </w:r>
    </w:p>
    <w:p w14:paraId="714A5D3D" w14:textId="4CE7DB4E" w:rsidR="000F4338" w:rsidRDefault="000F4338" w:rsidP="00337E68">
      <w:pPr>
        <w:jc w:val="both"/>
        <w:rPr>
          <w:lang w:val="en-GB"/>
        </w:rPr>
      </w:pPr>
    </w:p>
    <w:p w14:paraId="754347B1" w14:textId="77777777" w:rsidR="00D166FF" w:rsidRDefault="00BF5792" w:rsidP="00A84493">
      <w:pPr>
        <w:jc w:val="both"/>
        <w:rPr>
          <w:sz w:val="16"/>
          <w:szCs w:val="16"/>
          <w:lang w:val="en-GB"/>
        </w:rPr>
      </w:pPr>
      <w:r>
        <w:rPr>
          <w:lang w:val="en-GB"/>
        </w:rPr>
        <w:t>Finally, a</w:t>
      </w:r>
      <w:r w:rsidR="00D166FF">
        <w:rPr>
          <w:lang w:val="en-GB"/>
        </w:rPr>
        <w:t>n</w:t>
      </w:r>
      <w:r w:rsidR="000F4338">
        <w:rPr>
          <w:lang w:val="en-GB"/>
        </w:rPr>
        <w:t xml:space="preserve"> addition that could be made for the prototype is t</w:t>
      </w:r>
      <w:r w:rsidR="0050654E">
        <w:rPr>
          <w:lang w:val="en-GB"/>
        </w:rPr>
        <w:t>he</w:t>
      </w:r>
      <w:r w:rsidR="000F4338">
        <w:rPr>
          <w:lang w:val="en-GB"/>
        </w:rPr>
        <w:t xml:space="preserve"> control </w:t>
      </w:r>
      <w:r w:rsidR="0050654E">
        <w:rPr>
          <w:lang w:val="en-GB"/>
        </w:rPr>
        <w:t xml:space="preserve">of the charging actuator. Be that to change charging mode, from </w:t>
      </w:r>
      <w:r w:rsidR="005D2C51">
        <w:rPr>
          <w:lang w:val="en-GB"/>
        </w:rPr>
        <w:t xml:space="preserve">slow to fast charge, or completely stop or start charging. </w:t>
      </w:r>
      <w:r w:rsidR="00FF5CEE">
        <w:rPr>
          <w:lang w:val="en-GB"/>
        </w:rPr>
        <w:t>It can also be used to show the battery status, voltage</w:t>
      </w:r>
      <w:r w:rsidR="0078416F">
        <w:rPr>
          <w:lang w:val="en-GB"/>
        </w:rPr>
        <w:t>,</w:t>
      </w:r>
      <w:r w:rsidR="00FF5CEE">
        <w:rPr>
          <w:lang w:val="en-GB"/>
        </w:rPr>
        <w:t xml:space="preserve"> and amplitude being received by the </w:t>
      </w:r>
      <w:r w:rsidR="00D848FB">
        <w:rPr>
          <w:lang w:val="en-GB"/>
        </w:rPr>
        <w:t>battery and other desired parameters</w:t>
      </w:r>
      <w:r w:rsidR="0078416F">
        <w:rPr>
          <w:lang w:val="en-GB"/>
        </w:rPr>
        <w:t>. H</w:t>
      </w:r>
      <w:r w:rsidR="00D848FB">
        <w:rPr>
          <w:lang w:val="en-GB"/>
        </w:rPr>
        <w:t>owever</w:t>
      </w:r>
      <w:r w:rsidR="0078416F">
        <w:rPr>
          <w:lang w:val="en-GB"/>
        </w:rPr>
        <w:t>,</w:t>
      </w:r>
      <w:r w:rsidR="00D848FB">
        <w:rPr>
          <w:lang w:val="en-GB"/>
        </w:rPr>
        <w:t xml:space="preserve"> achieving this is beyond the scope of this paper.</w:t>
      </w:r>
      <w:r w:rsidR="00A84493" w:rsidDel="00A84493">
        <w:rPr>
          <w:rFonts w:cs="Calibri"/>
          <w:color w:val="000000"/>
          <w:lang w:val="en-GB"/>
        </w:rPr>
        <w:t xml:space="preserve"> </w:t>
      </w:r>
    </w:p>
    <w:p w14:paraId="22BD11B8" w14:textId="020006CF" w:rsidR="00540F68" w:rsidRPr="00A84493" w:rsidRDefault="00A84493" w:rsidP="00205D3A">
      <w:pPr>
        <w:pStyle w:val="Heading1"/>
        <w:rPr>
          <w:color w:val="000000"/>
          <w:sz w:val="16"/>
          <w:szCs w:val="16"/>
        </w:rPr>
      </w:pPr>
      <w:r w:rsidRPr="00A84493">
        <w:rPr>
          <w:lang w:val="en-GB"/>
        </w:rPr>
        <w:t>References</w:t>
      </w:r>
    </w:p>
    <w:p w14:paraId="1B0D049B" w14:textId="77777777" w:rsidR="00205D3A" w:rsidRDefault="00205D3A" w:rsidP="005C21B4">
      <w:pPr>
        <w:ind w:left="270" w:hanging="270"/>
        <w:jc w:val="both"/>
        <w:rPr>
          <w:color w:val="000000"/>
          <w:sz w:val="16"/>
          <w:szCs w:val="16"/>
        </w:rPr>
      </w:pPr>
      <w:r w:rsidRPr="009B723F">
        <w:rPr>
          <w:color w:val="000000"/>
          <w:sz w:val="16"/>
          <w:szCs w:val="16"/>
        </w:rPr>
        <w:t>[1] T. A. Vincent and J. Marco, "Development of Smart Battery Cell Monitoring System and Characterization on a Small-Module Through In-Vehicle Power Line Communication," in </w:t>
      </w:r>
      <w:r w:rsidRPr="009B723F">
        <w:rPr>
          <w:rStyle w:val="Emphasis"/>
          <w:color w:val="000000"/>
          <w:sz w:val="16"/>
          <w:szCs w:val="16"/>
        </w:rPr>
        <w:t>IEEE Access</w:t>
      </w:r>
      <w:r w:rsidRPr="009B723F">
        <w:rPr>
          <w:color w:val="000000"/>
          <w:sz w:val="16"/>
          <w:szCs w:val="16"/>
        </w:rPr>
        <w:t xml:space="preserve">, vol. 8, pp. 220658-220671, 2020. </w:t>
      </w:r>
      <w:proofErr w:type="spellStart"/>
      <w:r w:rsidRPr="009B723F">
        <w:rPr>
          <w:color w:val="000000"/>
          <w:sz w:val="16"/>
          <w:szCs w:val="16"/>
        </w:rPr>
        <w:t>doi</w:t>
      </w:r>
      <w:proofErr w:type="spellEnd"/>
      <w:r w:rsidRPr="009B723F">
        <w:rPr>
          <w:color w:val="000000"/>
          <w:sz w:val="16"/>
          <w:szCs w:val="16"/>
        </w:rPr>
        <w:t>: 10.1109/ACCESS.2020.3043657.</w:t>
      </w:r>
      <w:r>
        <w:rPr>
          <w:color w:val="000000"/>
          <w:sz w:val="16"/>
          <w:szCs w:val="16"/>
        </w:rPr>
        <w:t xml:space="preserve"> </w:t>
      </w:r>
    </w:p>
    <w:p w14:paraId="5D766AC6" w14:textId="77777777" w:rsidR="00205D3A" w:rsidRDefault="00205D3A" w:rsidP="005C21B4">
      <w:pPr>
        <w:ind w:left="270" w:hanging="270"/>
        <w:jc w:val="both"/>
        <w:rPr>
          <w:color w:val="000000"/>
          <w:sz w:val="16"/>
          <w:szCs w:val="16"/>
        </w:rPr>
      </w:pPr>
      <w:r>
        <w:rPr>
          <w:color w:val="000000"/>
          <w:sz w:val="16"/>
          <w:szCs w:val="16"/>
        </w:rPr>
        <w:t xml:space="preserve">[2] </w:t>
      </w:r>
      <w:r w:rsidRPr="00A84493">
        <w:rPr>
          <w:color w:val="000000"/>
          <w:sz w:val="16"/>
          <w:szCs w:val="16"/>
        </w:rPr>
        <w:t xml:space="preserve">F. </w:t>
      </w:r>
      <w:proofErr w:type="spellStart"/>
      <w:r w:rsidRPr="00A84493">
        <w:rPr>
          <w:color w:val="000000"/>
          <w:sz w:val="16"/>
          <w:szCs w:val="16"/>
        </w:rPr>
        <w:t>Princiotta</w:t>
      </w:r>
      <w:proofErr w:type="spellEnd"/>
      <w:r w:rsidRPr="00A84493">
        <w:rPr>
          <w:color w:val="000000"/>
          <w:sz w:val="16"/>
          <w:szCs w:val="16"/>
        </w:rPr>
        <w:t xml:space="preserve"> and S. </w:t>
      </w:r>
      <w:proofErr w:type="spellStart"/>
      <w:r w:rsidRPr="00A84493">
        <w:rPr>
          <w:color w:val="000000"/>
          <w:sz w:val="16"/>
          <w:szCs w:val="16"/>
        </w:rPr>
        <w:t>Sikdar</w:t>
      </w:r>
      <w:proofErr w:type="spellEnd"/>
      <w:r w:rsidRPr="00A84493">
        <w:rPr>
          <w:color w:val="000000"/>
          <w:sz w:val="16"/>
          <w:szCs w:val="16"/>
        </w:rPr>
        <w:t xml:space="preserve">, "Trends in Transportation Greenhouse Gas Emissions," in </w:t>
      </w:r>
      <w:r w:rsidRPr="00A84493">
        <w:rPr>
          <w:i/>
          <w:iCs/>
          <w:color w:val="000000"/>
          <w:sz w:val="16"/>
          <w:szCs w:val="16"/>
        </w:rPr>
        <w:t>Advances in Carbon Management Technologies</w:t>
      </w:r>
      <w:r w:rsidRPr="00A84493">
        <w:rPr>
          <w:color w:val="000000"/>
          <w:sz w:val="16"/>
          <w:szCs w:val="16"/>
        </w:rPr>
        <w:t>, CRC Press, 2020, pp. 359-375.</w:t>
      </w:r>
    </w:p>
    <w:p w14:paraId="22EB1E2D" w14:textId="77777777" w:rsidR="00205D3A" w:rsidRDefault="00205D3A" w:rsidP="005C21B4">
      <w:pPr>
        <w:ind w:left="270" w:hanging="270"/>
        <w:jc w:val="both"/>
        <w:rPr>
          <w:color w:val="000000"/>
          <w:sz w:val="16"/>
          <w:szCs w:val="16"/>
        </w:rPr>
      </w:pPr>
      <w:r w:rsidRPr="009B723F">
        <w:rPr>
          <w:color w:val="000000"/>
          <w:sz w:val="16"/>
          <w:szCs w:val="16"/>
        </w:rPr>
        <w:t>[</w:t>
      </w:r>
      <w:r>
        <w:rPr>
          <w:color w:val="000000"/>
          <w:sz w:val="16"/>
          <w:szCs w:val="16"/>
        </w:rPr>
        <w:t>3</w:t>
      </w:r>
      <w:r w:rsidRPr="009B723F">
        <w:rPr>
          <w:color w:val="000000"/>
          <w:sz w:val="16"/>
          <w:szCs w:val="16"/>
        </w:rPr>
        <w:t>] H. Kim and K. G. Shin, "DESA: Dependable, Efficient, Scalable Architecture for Management of Large-Scale Batteries," in </w:t>
      </w:r>
      <w:r w:rsidRPr="009B723F">
        <w:rPr>
          <w:rStyle w:val="Emphasis"/>
          <w:color w:val="000000"/>
          <w:sz w:val="16"/>
          <w:szCs w:val="16"/>
        </w:rPr>
        <w:t>IEEE Transactions on Industrial Informatics</w:t>
      </w:r>
      <w:r w:rsidRPr="009B723F">
        <w:rPr>
          <w:color w:val="000000"/>
          <w:sz w:val="16"/>
          <w:szCs w:val="16"/>
        </w:rPr>
        <w:t xml:space="preserve">, vol. 8, no. 2, pp. 406-417, May 2012. </w:t>
      </w:r>
      <w:proofErr w:type="spellStart"/>
      <w:r w:rsidRPr="009B723F">
        <w:rPr>
          <w:color w:val="000000"/>
          <w:sz w:val="16"/>
          <w:szCs w:val="16"/>
        </w:rPr>
        <w:t>doi</w:t>
      </w:r>
      <w:proofErr w:type="spellEnd"/>
      <w:r w:rsidRPr="009B723F">
        <w:rPr>
          <w:color w:val="000000"/>
          <w:sz w:val="16"/>
          <w:szCs w:val="16"/>
        </w:rPr>
        <w:t>: 10.1109/TII.2011.2166771.</w:t>
      </w:r>
      <w:r w:rsidRPr="00DE080C">
        <w:rPr>
          <w:color w:val="000000"/>
          <w:sz w:val="16"/>
          <w:szCs w:val="16"/>
        </w:rPr>
        <w:t xml:space="preserve"> </w:t>
      </w:r>
    </w:p>
    <w:p w14:paraId="3652C4DC" w14:textId="77777777" w:rsidR="00205D3A" w:rsidRPr="00D651DE" w:rsidRDefault="00205D3A" w:rsidP="005C21B4">
      <w:pPr>
        <w:ind w:left="270" w:hanging="270"/>
        <w:jc w:val="both"/>
        <w:rPr>
          <w:sz w:val="16"/>
          <w:szCs w:val="16"/>
          <w:lang w:val="en-GB"/>
        </w:rPr>
      </w:pPr>
      <w:r w:rsidRPr="009B723F">
        <w:rPr>
          <w:color w:val="000000"/>
          <w:sz w:val="16"/>
          <w:szCs w:val="16"/>
        </w:rPr>
        <w:t>[</w:t>
      </w:r>
      <w:r>
        <w:rPr>
          <w:color w:val="000000"/>
          <w:sz w:val="16"/>
          <w:szCs w:val="16"/>
        </w:rPr>
        <w:t>4</w:t>
      </w:r>
      <w:r w:rsidRPr="009B723F">
        <w:rPr>
          <w:color w:val="000000"/>
          <w:sz w:val="16"/>
          <w:szCs w:val="16"/>
        </w:rPr>
        <w:t>] Y. Xiao, "Model-Based Virtual Thermal Sensors for Lithium-Ion Battery in EV Applications," in </w:t>
      </w:r>
      <w:r w:rsidRPr="009B723F">
        <w:rPr>
          <w:rStyle w:val="Emphasis"/>
          <w:color w:val="000000"/>
          <w:sz w:val="16"/>
          <w:szCs w:val="16"/>
        </w:rPr>
        <w:t>IEEE Transactions on Industrial Electronics</w:t>
      </w:r>
      <w:r w:rsidRPr="009B723F">
        <w:rPr>
          <w:color w:val="000000"/>
          <w:sz w:val="16"/>
          <w:szCs w:val="16"/>
        </w:rPr>
        <w:t xml:space="preserve">, vol. 62, no. 5, pp. 3112-3122, May 2015. </w:t>
      </w:r>
      <w:proofErr w:type="spellStart"/>
      <w:r w:rsidRPr="009B723F">
        <w:rPr>
          <w:color w:val="000000"/>
          <w:sz w:val="16"/>
          <w:szCs w:val="16"/>
        </w:rPr>
        <w:t>doi</w:t>
      </w:r>
      <w:proofErr w:type="spellEnd"/>
      <w:r w:rsidRPr="009B723F">
        <w:rPr>
          <w:color w:val="000000"/>
          <w:sz w:val="16"/>
          <w:szCs w:val="16"/>
        </w:rPr>
        <w:t>: 10.1109/TIE.2014.2386793.</w:t>
      </w:r>
      <w:r w:rsidRPr="00D651DE">
        <w:rPr>
          <w:sz w:val="16"/>
          <w:szCs w:val="16"/>
          <w:lang w:val="en-GB"/>
        </w:rPr>
        <w:t xml:space="preserve"> </w:t>
      </w:r>
    </w:p>
    <w:p w14:paraId="2056F714" w14:textId="77777777" w:rsidR="00205D3A" w:rsidRPr="00D651DE" w:rsidRDefault="00205D3A" w:rsidP="005C21B4">
      <w:pPr>
        <w:ind w:left="270" w:hanging="270"/>
        <w:jc w:val="both"/>
        <w:rPr>
          <w:sz w:val="16"/>
          <w:szCs w:val="16"/>
          <w:lang w:val="en-GB"/>
        </w:rPr>
      </w:pPr>
      <w:r w:rsidRPr="009B723F">
        <w:rPr>
          <w:color w:val="000000"/>
          <w:sz w:val="16"/>
          <w:szCs w:val="16"/>
        </w:rPr>
        <w:t>[</w:t>
      </w:r>
      <w:r>
        <w:rPr>
          <w:color w:val="000000"/>
          <w:sz w:val="16"/>
          <w:szCs w:val="16"/>
        </w:rPr>
        <w:t>5</w:t>
      </w:r>
      <w:r w:rsidRPr="009B723F">
        <w:rPr>
          <w:color w:val="000000"/>
          <w:sz w:val="16"/>
          <w:szCs w:val="16"/>
        </w:rPr>
        <w:t>] C. Zhu, Y. Shang, F. Lu, Y. Jiang, C. Cheng and C. Mi, "Core Temperature Estimation for Self-Heating Automotive Lithium-Ion Batteries in Cold Climates," in </w:t>
      </w:r>
      <w:r w:rsidRPr="009B723F">
        <w:rPr>
          <w:rStyle w:val="Emphasis"/>
          <w:color w:val="000000"/>
          <w:sz w:val="16"/>
          <w:szCs w:val="16"/>
        </w:rPr>
        <w:t>IEEE Transactions on Industrial Informatics</w:t>
      </w:r>
      <w:r w:rsidRPr="009B723F">
        <w:rPr>
          <w:color w:val="000000"/>
          <w:sz w:val="16"/>
          <w:szCs w:val="16"/>
        </w:rPr>
        <w:t xml:space="preserve">, vol. 16, no. 5, pp. 3366-3375, May 2020. </w:t>
      </w:r>
      <w:proofErr w:type="spellStart"/>
      <w:r w:rsidRPr="009B723F">
        <w:rPr>
          <w:color w:val="000000"/>
          <w:sz w:val="16"/>
          <w:szCs w:val="16"/>
        </w:rPr>
        <w:t>doi</w:t>
      </w:r>
      <w:proofErr w:type="spellEnd"/>
      <w:r w:rsidRPr="009B723F">
        <w:rPr>
          <w:color w:val="000000"/>
          <w:sz w:val="16"/>
          <w:szCs w:val="16"/>
        </w:rPr>
        <w:t>: 10.1109/TII.2019.2960833.</w:t>
      </w:r>
      <w:r w:rsidRPr="00D651DE">
        <w:rPr>
          <w:sz w:val="16"/>
          <w:szCs w:val="16"/>
          <w:lang w:val="en-GB"/>
        </w:rPr>
        <w:t xml:space="preserve"> </w:t>
      </w:r>
    </w:p>
    <w:p w14:paraId="435174DC" w14:textId="77777777" w:rsidR="00205D3A" w:rsidRPr="009B723F" w:rsidRDefault="00205D3A" w:rsidP="005C21B4">
      <w:pPr>
        <w:ind w:left="270" w:hanging="270"/>
        <w:jc w:val="both"/>
        <w:rPr>
          <w:color w:val="000000"/>
          <w:sz w:val="16"/>
          <w:szCs w:val="16"/>
        </w:rPr>
      </w:pPr>
      <w:r w:rsidRPr="009B723F">
        <w:rPr>
          <w:color w:val="000000"/>
          <w:sz w:val="16"/>
          <w:szCs w:val="16"/>
        </w:rPr>
        <w:t>[</w:t>
      </w:r>
      <w:r>
        <w:rPr>
          <w:color w:val="000000"/>
          <w:sz w:val="16"/>
          <w:szCs w:val="16"/>
        </w:rPr>
        <w:t>6</w:t>
      </w:r>
      <w:r w:rsidRPr="009B723F">
        <w:rPr>
          <w:color w:val="000000"/>
          <w:sz w:val="16"/>
          <w:szCs w:val="16"/>
        </w:rPr>
        <w:t>] M. A. Hannan, M. M. Hoque, A. Hussain, Y. Yusof and P. J. Ker, "State-of-the-Art and Energy Management System of Lithium-Ion Batteries in Electric Vehicle Applications: Issues and Recommendations," in </w:t>
      </w:r>
      <w:r w:rsidRPr="009B723F">
        <w:rPr>
          <w:rStyle w:val="Emphasis"/>
          <w:color w:val="000000"/>
          <w:sz w:val="16"/>
          <w:szCs w:val="16"/>
        </w:rPr>
        <w:t>IEEE Access</w:t>
      </w:r>
      <w:r w:rsidRPr="009B723F">
        <w:rPr>
          <w:color w:val="000000"/>
          <w:sz w:val="16"/>
          <w:szCs w:val="16"/>
        </w:rPr>
        <w:t xml:space="preserve">, vol. 6, pp. 19362-19378, 2018. </w:t>
      </w:r>
      <w:proofErr w:type="spellStart"/>
      <w:r w:rsidRPr="009B723F">
        <w:rPr>
          <w:color w:val="000000"/>
          <w:sz w:val="16"/>
          <w:szCs w:val="16"/>
        </w:rPr>
        <w:t>doi</w:t>
      </w:r>
      <w:proofErr w:type="spellEnd"/>
      <w:r w:rsidRPr="009B723F">
        <w:rPr>
          <w:color w:val="000000"/>
          <w:sz w:val="16"/>
          <w:szCs w:val="16"/>
        </w:rPr>
        <w:t>: 10.1109/ACCESS.2018.2817655.</w:t>
      </w:r>
      <w:r w:rsidRPr="009B723F" w:rsidDel="00D651DE">
        <w:rPr>
          <w:color w:val="000000"/>
          <w:sz w:val="16"/>
          <w:szCs w:val="16"/>
        </w:rPr>
        <w:t xml:space="preserve"> </w:t>
      </w:r>
    </w:p>
    <w:p w14:paraId="26FCF769" w14:textId="77777777" w:rsidR="00205D3A" w:rsidRDefault="00205D3A" w:rsidP="005C21B4">
      <w:pPr>
        <w:ind w:left="270" w:hanging="270"/>
        <w:jc w:val="both"/>
        <w:rPr>
          <w:color w:val="000000"/>
          <w:sz w:val="16"/>
          <w:szCs w:val="16"/>
        </w:rPr>
      </w:pPr>
      <w:r w:rsidRPr="009B723F">
        <w:rPr>
          <w:color w:val="000000"/>
          <w:sz w:val="16"/>
          <w:szCs w:val="16"/>
        </w:rPr>
        <w:t>[</w:t>
      </w:r>
      <w:r>
        <w:rPr>
          <w:color w:val="000000"/>
          <w:sz w:val="16"/>
          <w:szCs w:val="16"/>
        </w:rPr>
        <w:t>7</w:t>
      </w:r>
      <w:r w:rsidRPr="009B723F">
        <w:rPr>
          <w:color w:val="000000"/>
          <w:sz w:val="16"/>
          <w:szCs w:val="16"/>
        </w:rPr>
        <w:t xml:space="preserve">] R. Klein, N. A. Chaturvedi, J. Christensen, J. Ahmed, R. </w:t>
      </w:r>
      <w:proofErr w:type="spellStart"/>
      <w:r w:rsidRPr="009B723F">
        <w:rPr>
          <w:color w:val="000000"/>
          <w:sz w:val="16"/>
          <w:szCs w:val="16"/>
        </w:rPr>
        <w:t>Findeisen</w:t>
      </w:r>
      <w:proofErr w:type="spellEnd"/>
      <w:r w:rsidRPr="009B723F">
        <w:rPr>
          <w:color w:val="000000"/>
          <w:sz w:val="16"/>
          <w:szCs w:val="16"/>
        </w:rPr>
        <w:t xml:space="preserve"> and A. Kojic, "Electrochemical Model Based Observer Design for a Lithium-Ion Battery," in </w:t>
      </w:r>
      <w:r w:rsidRPr="009B723F">
        <w:rPr>
          <w:rStyle w:val="Emphasis"/>
          <w:color w:val="000000"/>
          <w:sz w:val="16"/>
          <w:szCs w:val="16"/>
        </w:rPr>
        <w:t>IEEE Transactions on Control Systems Technology</w:t>
      </w:r>
      <w:r w:rsidRPr="009B723F">
        <w:rPr>
          <w:color w:val="000000"/>
          <w:sz w:val="16"/>
          <w:szCs w:val="16"/>
        </w:rPr>
        <w:t xml:space="preserve">, vol. 21, no. 2, pp. 289-301, March 2013. </w:t>
      </w:r>
      <w:proofErr w:type="spellStart"/>
      <w:r w:rsidRPr="009B723F">
        <w:rPr>
          <w:color w:val="000000"/>
          <w:sz w:val="16"/>
          <w:szCs w:val="16"/>
        </w:rPr>
        <w:t>doi</w:t>
      </w:r>
      <w:proofErr w:type="spellEnd"/>
      <w:r w:rsidRPr="009B723F">
        <w:rPr>
          <w:color w:val="000000"/>
          <w:sz w:val="16"/>
          <w:szCs w:val="16"/>
        </w:rPr>
        <w:t>: 10.1109/TCST.2011.2178604.</w:t>
      </w:r>
      <w:r w:rsidRPr="003C3FB5" w:rsidDel="00D651DE">
        <w:rPr>
          <w:color w:val="000000"/>
          <w:sz w:val="16"/>
          <w:szCs w:val="16"/>
        </w:rPr>
        <w:t xml:space="preserve"> </w:t>
      </w:r>
    </w:p>
    <w:p w14:paraId="51AC48AA" w14:textId="77777777" w:rsidR="00205D3A" w:rsidRDefault="00205D3A" w:rsidP="005C21B4">
      <w:pPr>
        <w:ind w:left="270" w:hanging="270"/>
        <w:jc w:val="both"/>
        <w:rPr>
          <w:color w:val="000000"/>
          <w:sz w:val="16"/>
          <w:szCs w:val="16"/>
        </w:rPr>
      </w:pPr>
      <w:r>
        <w:rPr>
          <w:color w:val="000000"/>
          <w:sz w:val="16"/>
          <w:szCs w:val="16"/>
        </w:rPr>
        <w:t xml:space="preserve">[8] J. Zhang, L. Zhang, </w:t>
      </w:r>
      <w:proofErr w:type="spellStart"/>
      <w:proofErr w:type="gramStart"/>
      <w:r>
        <w:rPr>
          <w:color w:val="000000"/>
          <w:sz w:val="16"/>
          <w:szCs w:val="16"/>
        </w:rPr>
        <w:t>F.Sun</w:t>
      </w:r>
      <w:proofErr w:type="spellEnd"/>
      <w:proofErr w:type="gramEnd"/>
      <w:r>
        <w:rPr>
          <w:color w:val="000000"/>
          <w:sz w:val="16"/>
          <w:szCs w:val="16"/>
        </w:rPr>
        <w:t xml:space="preserve"> and Z. Wang “An Overview on Thermal Safety Issues of Lithium-ion Batteries for Electric Vehicle Application” in </w:t>
      </w:r>
      <w:r>
        <w:rPr>
          <w:i/>
          <w:iCs/>
          <w:color w:val="000000"/>
          <w:sz w:val="16"/>
          <w:szCs w:val="16"/>
        </w:rPr>
        <w:t xml:space="preserve">IEEE Access, </w:t>
      </w:r>
      <w:r>
        <w:rPr>
          <w:color w:val="000000"/>
          <w:sz w:val="16"/>
          <w:szCs w:val="16"/>
        </w:rPr>
        <w:t>vol. 6, pp. 23848-23863, May 2018. Doi: 10.1109/ACCESS.2018.2824838</w:t>
      </w:r>
    </w:p>
    <w:p w14:paraId="596C9393" w14:textId="77777777" w:rsidR="00205D3A" w:rsidRDefault="00205D3A" w:rsidP="005C21B4">
      <w:pPr>
        <w:ind w:left="270" w:hanging="270"/>
        <w:jc w:val="both"/>
        <w:rPr>
          <w:color w:val="000000"/>
          <w:sz w:val="16"/>
          <w:szCs w:val="16"/>
        </w:rPr>
      </w:pPr>
      <w:r w:rsidRPr="009B723F">
        <w:rPr>
          <w:color w:val="000000"/>
          <w:sz w:val="16"/>
          <w:szCs w:val="16"/>
        </w:rPr>
        <w:t>[</w:t>
      </w:r>
      <w:r>
        <w:rPr>
          <w:color w:val="000000"/>
          <w:sz w:val="16"/>
          <w:szCs w:val="16"/>
        </w:rPr>
        <w:t>9</w:t>
      </w:r>
      <w:r w:rsidRPr="009B723F">
        <w:rPr>
          <w:color w:val="000000"/>
          <w:sz w:val="16"/>
          <w:szCs w:val="16"/>
        </w:rPr>
        <w:t xml:space="preserve">] M. Ben-Marzouk, S. </w:t>
      </w:r>
      <w:proofErr w:type="spellStart"/>
      <w:r w:rsidRPr="009B723F">
        <w:rPr>
          <w:color w:val="000000"/>
          <w:sz w:val="16"/>
          <w:szCs w:val="16"/>
        </w:rPr>
        <w:t>Pelissier</w:t>
      </w:r>
      <w:proofErr w:type="spellEnd"/>
      <w:r w:rsidRPr="009B723F">
        <w:rPr>
          <w:color w:val="000000"/>
          <w:sz w:val="16"/>
          <w:szCs w:val="16"/>
        </w:rPr>
        <w:t xml:space="preserve">, G. Clerc, A. Sari and P. </w:t>
      </w:r>
      <w:proofErr w:type="spellStart"/>
      <w:r w:rsidRPr="009B723F">
        <w:rPr>
          <w:color w:val="000000"/>
          <w:sz w:val="16"/>
          <w:szCs w:val="16"/>
        </w:rPr>
        <w:t>Venet</w:t>
      </w:r>
      <w:proofErr w:type="spellEnd"/>
      <w:r w:rsidRPr="009B723F">
        <w:rPr>
          <w:color w:val="000000"/>
          <w:sz w:val="16"/>
          <w:szCs w:val="16"/>
        </w:rPr>
        <w:t>, "Generation of a real-life battery usage pattern for electrical vehicle application and aging comparison with the WLTC profile," in </w:t>
      </w:r>
      <w:r w:rsidRPr="009B723F">
        <w:rPr>
          <w:rStyle w:val="Emphasis"/>
          <w:color w:val="000000"/>
          <w:sz w:val="16"/>
          <w:szCs w:val="16"/>
        </w:rPr>
        <w:t>IEEE Transactions on Vehicular Technology</w:t>
      </w:r>
      <w:r w:rsidRPr="009B723F">
        <w:rPr>
          <w:color w:val="000000"/>
          <w:sz w:val="16"/>
          <w:szCs w:val="16"/>
        </w:rPr>
        <w:t xml:space="preserve">. </w:t>
      </w:r>
      <w:proofErr w:type="spellStart"/>
      <w:r w:rsidRPr="009B723F">
        <w:rPr>
          <w:color w:val="000000"/>
          <w:sz w:val="16"/>
          <w:szCs w:val="16"/>
        </w:rPr>
        <w:t>doi</w:t>
      </w:r>
      <w:proofErr w:type="spellEnd"/>
      <w:r w:rsidRPr="009B723F">
        <w:rPr>
          <w:color w:val="000000"/>
          <w:sz w:val="16"/>
          <w:szCs w:val="16"/>
        </w:rPr>
        <w:t>: 10.1109/TVT.2021.3077671.</w:t>
      </w:r>
      <w:r w:rsidRPr="009B723F" w:rsidDel="00EA79EB">
        <w:rPr>
          <w:color w:val="000000"/>
          <w:sz w:val="16"/>
          <w:szCs w:val="16"/>
        </w:rPr>
        <w:t xml:space="preserve"> </w:t>
      </w:r>
    </w:p>
    <w:p w14:paraId="356644DF" w14:textId="77777777" w:rsidR="00205D3A" w:rsidRPr="009B723F" w:rsidRDefault="00205D3A" w:rsidP="005C21B4">
      <w:pPr>
        <w:ind w:left="270" w:hanging="270"/>
        <w:jc w:val="both"/>
        <w:rPr>
          <w:noProof/>
          <w:sz w:val="16"/>
          <w:szCs w:val="16"/>
        </w:rPr>
      </w:pPr>
      <w:r>
        <w:rPr>
          <w:color w:val="000000"/>
          <w:sz w:val="16"/>
          <w:szCs w:val="16"/>
        </w:rPr>
        <w:t xml:space="preserve">[10] </w:t>
      </w:r>
      <w:r w:rsidRPr="004E2404">
        <w:rPr>
          <w:noProof/>
          <w:sz w:val="16"/>
          <w:szCs w:val="16"/>
        </w:rPr>
        <w:t xml:space="preserve">D. Kettles, "Electric Vehicle Charging Technology Analysis And Standards," </w:t>
      </w:r>
      <w:r w:rsidRPr="004E2404">
        <w:rPr>
          <w:i/>
          <w:iCs/>
          <w:noProof/>
          <w:sz w:val="16"/>
          <w:szCs w:val="16"/>
        </w:rPr>
        <w:t xml:space="preserve">Electric Vehicle Transportation Center, </w:t>
      </w:r>
      <w:r w:rsidRPr="004E2404">
        <w:rPr>
          <w:noProof/>
          <w:sz w:val="16"/>
          <w:szCs w:val="16"/>
        </w:rPr>
        <w:t>2015</w:t>
      </w:r>
      <w:r>
        <w:rPr>
          <w:noProof/>
          <w:sz w:val="16"/>
          <w:szCs w:val="16"/>
        </w:rPr>
        <w:t>, FSEC Report Number: FSEC-CR-1996-15</w:t>
      </w:r>
    </w:p>
    <w:p w14:paraId="2F6CEA04" w14:textId="7325EE26" w:rsidR="00205D3A" w:rsidRDefault="00205D3A" w:rsidP="005C21B4">
      <w:pPr>
        <w:ind w:left="270" w:hanging="270"/>
        <w:jc w:val="both"/>
        <w:rPr>
          <w:noProof/>
          <w:sz w:val="16"/>
          <w:szCs w:val="16"/>
        </w:rPr>
      </w:pPr>
      <w:r>
        <w:rPr>
          <w:noProof/>
          <w:sz w:val="16"/>
          <w:szCs w:val="16"/>
        </w:rPr>
        <w:t xml:space="preserve">[11] </w:t>
      </w:r>
      <w:r w:rsidRPr="004E2404">
        <w:rPr>
          <w:noProof/>
          <w:sz w:val="16"/>
          <w:szCs w:val="16"/>
        </w:rPr>
        <w:t>M. Christopher, A. Shabbir, B. Ira, B. Andrew, C. Barney, D. Fernando, D. Eric J, J. Andrew N, K. Matthew, M. Anothony, M. Andrew, M. Manish, P. Ahmad, S. Don</w:t>
      </w:r>
      <w:r>
        <w:rPr>
          <w:noProof/>
          <w:sz w:val="16"/>
          <w:szCs w:val="16"/>
        </w:rPr>
        <w:t>,</w:t>
      </w:r>
      <w:r w:rsidRPr="004E2404">
        <w:rPr>
          <w:noProof/>
          <w:sz w:val="16"/>
          <w:szCs w:val="16"/>
        </w:rPr>
        <w:t xml:space="preserve"> and S. Matthew, "Enabling fast charging – Introduction and overview," </w:t>
      </w:r>
      <w:r w:rsidRPr="004E2404">
        <w:rPr>
          <w:i/>
          <w:iCs/>
          <w:noProof/>
          <w:sz w:val="16"/>
          <w:szCs w:val="16"/>
        </w:rPr>
        <w:t xml:space="preserve">Journal of Power Sources, </w:t>
      </w:r>
      <w:r w:rsidRPr="004E2404">
        <w:rPr>
          <w:noProof/>
          <w:sz w:val="16"/>
          <w:szCs w:val="16"/>
        </w:rPr>
        <w:t>vol. 367, pp. 214-215, 2017.</w:t>
      </w:r>
    </w:p>
    <w:p w14:paraId="112E198D" w14:textId="77B731CA" w:rsidR="00BF0E5E" w:rsidRDefault="00BF0E5E" w:rsidP="005C21B4">
      <w:pPr>
        <w:ind w:left="270" w:hanging="270"/>
        <w:jc w:val="both"/>
        <w:rPr>
          <w:color w:val="000000"/>
          <w:sz w:val="16"/>
          <w:szCs w:val="16"/>
        </w:rPr>
      </w:pPr>
      <w:r>
        <w:rPr>
          <w:noProof/>
          <w:sz w:val="16"/>
          <w:szCs w:val="16"/>
        </w:rPr>
        <w:t xml:space="preserve">[12] </w:t>
      </w:r>
      <w:r w:rsidRPr="00BF0E5E">
        <w:rPr>
          <w:noProof/>
          <w:sz w:val="16"/>
          <w:szCs w:val="16"/>
        </w:rPr>
        <w:t xml:space="preserve">Sebastian, SS, Dong, B, Zerrin, T, et al. </w:t>
      </w:r>
      <w:r>
        <w:rPr>
          <w:noProof/>
          <w:sz w:val="16"/>
          <w:szCs w:val="16"/>
        </w:rPr>
        <w:t>“</w:t>
      </w:r>
      <w:r w:rsidRPr="00BF0E5E">
        <w:rPr>
          <w:noProof/>
          <w:sz w:val="16"/>
          <w:szCs w:val="16"/>
        </w:rPr>
        <w:t>Adaptive fast charging methodology for commercial Li-ion batteries based on the internal resistance spectrum.</w:t>
      </w:r>
      <w:r>
        <w:rPr>
          <w:noProof/>
          <w:sz w:val="16"/>
          <w:szCs w:val="16"/>
        </w:rPr>
        <w:t>”</w:t>
      </w:r>
      <w:r w:rsidRPr="00BF0E5E">
        <w:rPr>
          <w:noProof/>
          <w:sz w:val="16"/>
          <w:szCs w:val="16"/>
        </w:rPr>
        <w:t xml:space="preserve"> </w:t>
      </w:r>
      <w:r w:rsidRPr="00BF0E5E">
        <w:rPr>
          <w:i/>
          <w:iCs/>
          <w:noProof/>
          <w:sz w:val="16"/>
          <w:szCs w:val="16"/>
        </w:rPr>
        <w:t>Energy Storage</w:t>
      </w:r>
      <w:r w:rsidRPr="00BF0E5E">
        <w:rPr>
          <w:noProof/>
          <w:sz w:val="16"/>
          <w:szCs w:val="16"/>
        </w:rPr>
        <w:t>. 2020; 2:e141.</w:t>
      </w:r>
      <w:r>
        <w:rPr>
          <w:noProof/>
          <w:sz w:val="16"/>
          <w:szCs w:val="16"/>
        </w:rPr>
        <w:t xml:space="preserve"> doi: 10.1002/est2.141</w:t>
      </w:r>
    </w:p>
    <w:p w14:paraId="005A6E7A" w14:textId="32B4B073" w:rsidR="00205D3A" w:rsidRDefault="00205D3A" w:rsidP="005C21B4">
      <w:pPr>
        <w:ind w:left="270" w:hanging="270"/>
        <w:jc w:val="both"/>
        <w:rPr>
          <w:color w:val="000000"/>
          <w:sz w:val="16"/>
          <w:szCs w:val="16"/>
        </w:rPr>
      </w:pPr>
      <w:r w:rsidRPr="009B723F">
        <w:rPr>
          <w:color w:val="000000"/>
          <w:sz w:val="16"/>
          <w:szCs w:val="16"/>
        </w:rPr>
        <w:t>[1</w:t>
      </w:r>
      <w:r w:rsidR="00BF0E5E">
        <w:rPr>
          <w:color w:val="000000"/>
          <w:sz w:val="16"/>
          <w:szCs w:val="16"/>
        </w:rPr>
        <w:t>3</w:t>
      </w:r>
      <w:r w:rsidRPr="009B723F">
        <w:rPr>
          <w:color w:val="000000"/>
          <w:sz w:val="16"/>
          <w:szCs w:val="16"/>
        </w:rPr>
        <w:t>] H. Oman, "Battery developments that will make electric vehicles practical," in </w:t>
      </w:r>
      <w:r w:rsidRPr="009B723F">
        <w:rPr>
          <w:rStyle w:val="Emphasis"/>
          <w:color w:val="000000"/>
          <w:sz w:val="16"/>
          <w:szCs w:val="16"/>
        </w:rPr>
        <w:t>IEEE Aerospace and Electronic Systems Magazine</w:t>
      </w:r>
      <w:r w:rsidRPr="009B723F">
        <w:rPr>
          <w:color w:val="000000"/>
          <w:sz w:val="16"/>
          <w:szCs w:val="16"/>
        </w:rPr>
        <w:t xml:space="preserve">, vol. 15, no. 8, pp. 11-21, Aug. 2000. </w:t>
      </w:r>
      <w:proofErr w:type="spellStart"/>
      <w:r w:rsidRPr="009B723F">
        <w:rPr>
          <w:color w:val="000000"/>
          <w:sz w:val="16"/>
          <w:szCs w:val="16"/>
        </w:rPr>
        <w:t>doi</w:t>
      </w:r>
      <w:proofErr w:type="spellEnd"/>
      <w:r w:rsidRPr="009B723F">
        <w:rPr>
          <w:color w:val="000000"/>
          <w:sz w:val="16"/>
          <w:szCs w:val="16"/>
        </w:rPr>
        <w:t>: 10.1109/MAES.2000.861768.</w:t>
      </w:r>
      <w:r w:rsidRPr="00DE080C">
        <w:rPr>
          <w:color w:val="000000"/>
          <w:sz w:val="16"/>
          <w:szCs w:val="16"/>
        </w:rPr>
        <w:t xml:space="preserve"> </w:t>
      </w:r>
    </w:p>
    <w:p w14:paraId="284CFBB0" w14:textId="58E1F009" w:rsidR="00205D3A" w:rsidRDefault="00205D3A" w:rsidP="005C21B4">
      <w:pPr>
        <w:ind w:left="270" w:hanging="270"/>
        <w:jc w:val="both"/>
        <w:rPr>
          <w:color w:val="000000"/>
          <w:sz w:val="16"/>
          <w:szCs w:val="16"/>
        </w:rPr>
      </w:pPr>
      <w:r w:rsidRPr="009B723F">
        <w:rPr>
          <w:color w:val="000000"/>
          <w:sz w:val="16"/>
          <w:szCs w:val="16"/>
        </w:rPr>
        <w:t>[1</w:t>
      </w:r>
      <w:r w:rsidR="00BF0E5E">
        <w:rPr>
          <w:color w:val="000000"/>
          <w:sz w:val="16"/>
          <w:szCs w:val="16"/>
        </w:rPr>
        <w:t>4</w:t>
      </w:r>
      <w:r w:rsidRPr="009B723F">
        <w:rPr>
          <w:color w:val="000000"/>
          <w:sz w:val="16"/>
          <w:szCs w:val="16"/>
        </w:rPr>
        <w:t>] K. W. E. Cheng, B. P. Divakar, H. Wu, K. Ding and H. F. Ho, "Battery-Management System (BMS) and SOC Development for Electrical Vehicles," in </w:t>
      </w:r>
      <w:r w:rsidRPr="009B723F">
        <w:rPr>
          <w:rStyle w:val="Emphasis"/>
          <w:color w:val="000000"/>
          <w:sz w:val="16"/>
          <w:szCs w:val="16"/>
        </w:rPr>
        <w:t>IEEE Transactions on Vehicular Technology</w:t>
      </w:r>
      <w:r w:rsidRPr="009B723F">
        <w:rPr>
          <w:color w:val="000000"/>
          <w:sz w:val="16"/>
          <w:szCs w:val="16"/>
        </w:rPr>
        <w:t xml:space="preserve">, vol. 60, no. 1, pp. 76-88, Jan. 2011. </w:t>
      </w:r>
      <w:proofErr w:type="spellStart"/>
      <w:r w:rsidRPr="009B723F">
        <w:rPr>
          <w:color w:val="000000"/>
          <w:sz w:val="16"/>
          <w:szCs w:val="16"/>
        </w:rPr>
        <w:t>doi</w:t>
      </w:r>
      <w:proofErr w:type="spellEnd"/>
      <w:r w:rsidRPr="009B723F">
        <w:rPr>
          <w:color w:val="000000"/>
          <w:sz w:val="16"/>
          <w:szCs w:val="16"/>
        </w:rPr>
        <w:t>: 10.1109/TVT.2010.2089647.</w:t>
      </w:r>
      <w:r w:rsidRPr="0039656A">
        <w:rPr>
          <w:color w:val="000000"/>
          <w:sz w:val="16"/>
          <w:szCs w:val="16"/>
        </w:rPr>
        <w:t xml:space="preserve"> </w:t>
      </w:r>
    </w:p>
    <w:p w14:paraId="2C605FB7" w14:textId="6EC27550" w:rsidR="00205D3A" w:rsidRPr="009B723F" w:rsidRDefault="00205D3A" w:rsidP="005C21B4">
      <w:pPr>
        <w:ind w:left="270" w:hanging="270"/>
        <w:jc w:val="both"/>
        <w:rPr>
          <w:color w:val="000000"/>
          <w:sz w:val="16"/>
          <w:szCs w:val="16"/>
        </w:rPr>
      </w:pPr>
      <w:r w:rsidRPr="009B723F">
        <w:rPr>
          <w:color w:val="000000"/>
          <w:sz w:val="16"/>
          <w:szCs w:val="16"/>
        </w:rPr>
        <w:t>[</w:t>
      </w:r>
      <w:r>
        <w:rPr>
          <w:color w:val="000000"/>
          <w:sz w:val="16"/>
          <w:szCs w:val="16"/>
        </w:rPr>
        <w:t>1</w:t>
      </w:r>
      <w:r w:rsidR="00BF0E5E">
        <w:rPr>
          <w:color w:val="000000"/>
          <w:sz w:val="16"/>
          <w:szCs w:val="16"/>
        </w:rPr>
        <w:t>5</w:t>
      </w:r>
      <w:r w:rsidRPr="009B723F">
        <w:rPr>
          <w:color w:val="000000"/>
          <w:sz w:val="16"/>
          <w:szCs w:val="16"/>
        </w:rPr>
        <w:t xml:space="preserve">] Z. B. </w:t>
      </w:r>
      <w:proofErr w:type="spellStart"/>
      <w:r w:rsidRPr="009B723F">
        <w:rPr>
          <w:color w:val="000000"/>
          <w:sz w:val="16"/>
          <w:szCs w:val="16"/>
        </w:rPr>
        <w:t>Omariba</w:t>
      </w:r>
      <w:proofErr w:type="spellEnd"/>
      <w:r w:rsidRPr="009B723F">
        <w:rPr>
          <w:color w:val="000000"/>
          <w:sz w:val="16"/>
          <w:szCs w:val="16"/>
        </w:rPr>
        <w:t>, L. Zhang and D. Sun, "Review of Battery Cell Balancing Methodologies for Optimizing Battery Pack Performance in Electric Vehicles," in </w:t>
      </w:r>
      <w:r w:rsidRPr="009B723F">
        <w:rPr>
          <w:rStyle w:val="Emphasis"/>
          <w:color w:val="000000"/>
          <w:sz w:val="16"/>
          <w:szCs w:val="16"/>
        </w:rPr>
        <w:t>IEEE Access</w:t>
      </w:r>
      <w:r w:rsidRPr="009B723F">
        <w:rPr>
          <w:color w:val="000000"/>
          <w:sz w:val="16"/>
          <w:szCs w:val="16"/>
        </w:rPr>
        <w:t xml:space="preserve">, vol. 7, pp. 129335-129352, 2019. </w:t>
      </w:r>
      <w:proofErr w:type="spellStart"/>
      <w:r w:rsidRPr="009B723F">
        <w:rPr>
          <w:color w:val="000000"/>
          <w:sz w:val="16"/>
          <w:szCs w:val="16"/>
        </w:rPr>
        <w:t>doi</w:t>
      </w:r>
      <w:proofErr w:type="spellEnd"/>
      <w:r w:rsidRPr="009B723F">
        <w:rPr>
          <w:color w:val="000000"/>
          <w:sz w:val="16"/>
          <w:szCs w:val="16"/>
        </w:rPr>
        <w:t>: 10.1109/ACCESS.2019.2940090.</w:t>
      </w:r>
      <w:r w:rsidRPr="0039656A">
        <w:rPr>
          <w:color w:val="000000"/>
          <w:sz w:val="16"/>
          <w:szCs w:val="16"/>
        </w:rPr>
        <w:t xml:space="preserve"> </w:t>
      </w:r>
    </w:p>
    <w:p w14:paraId="0844AA01" w14:textId="351B7B6B" w:rsidR="00205D3A" w:rsidRDefault="00205D3A" w:rsidP="005C21B4">
      <w:pPr>
        <w:ind w:left="270" w:hanging="270"/>
        <w:jc w:val="both"/>
        <w:rPr>
          <w:color w:val="000000"/>
          <w:sz w:val="16"/>
          <w:szCs w:val="16"/>
        </w:rPr>
      </w:pPr>
      <w:r w:rsidRPr="009B723F">
        <w:rPr>
          <w:color w:val="000000"/>
          <w:sz w:val="16"/>
          <w:szCs w:val="16"/>
        </w:rPr>
        <w:t>[1</w:t>
      </w:r>
      <w:r w:rsidR="00BF0E5E">
        <w:rPr>
          <w:color w:val="000000"/>
          <w:sz w:val="16"/>
          <w:szCs w:val="16"/>
        </w:rPr>
        <w:t>6</w:t>
      </w:r>
      <w:r w:rsidRPr="009B723F">
        <w:rPr>
          <w:color w:val="000000"/>
          <w:sz w:val="16"/>
          <w:szCs w:val="16"/>
        </w:rPr>
        <w:t xml:space="preserve">] X. Hu, J. Jiang, D. Cao and B. </w:t>
      </w:r>
      <w:proofErr w:type="spellStart"/>
      <w:r w:rsidRPr="009B723F">
        <w:rPr>
          <w:color w:val="000000"/>
          <w:sz w:val="16"/>
          <w:szCs w:val="16"/>
        </w:rPr>
        <w:t>Egardt</w:t>
      </w:r>
      <w:proofErr w:type="spellEnd"/>
      <w:r w:rsidRPr="009B723F">
        <w:rPr>
          <w:color w:val="000000"/>
          <w:sz w:val="16"/>
          <w:szCs w:val="16"/>
        </w:rPr>
        <w:t>, "Battery Health Prognosis for Electric Vehicles Using Sample Entropy and Sparse Bayesian Predictive Modeling," in </w:t>
      </w:r>
      <w:r w:rsidRPr="009B723F">
        <w:rPr>
          <w:rStyle w:val="Emphasis"/>
          <w:color w:val="000000"/>
          <w:sz w:val="16"/>
          <w:szCs w:val="16"/>
        </w:rPr>
        <w:t>IEEE Transactions on Industrial Electronics</w:t>
      </w:r>
      <w:r w:rsidRPr="009B723F">
        <w:rPr>
          <w:color w:val="000000"/>
          <w:sz w:val="16"/>
          <w:szCs w:val="16"/>
        </w:rPr>
        <w:t xml:space="preserve">, vol. 63, no. 4, pp. 2645-2656, April 2016. </w:t>
      </w:r>
      <w:proofErr w:type="spellStart"/>
      <w:r w:rsidRPr="009B723F">
        <w:rPr>
          <w:color w:val="000000"/>
          <w:sz w:val="16"/>
          <w:szCs w:val="16"/>
        </w:rPr>
        <w:t>doi</w:t>
      </w:r>
      <w:proofErr w:type="spellEnd"/>
      <w:r w:rsidRPr="009B723F">
        <w:rPr>
          <w:color w:val="000000"/>
          <w:sz w:val="16"/>
          <w:szCs w:val="16"/>
        </w:rPr>
        <w:t>: 10.1109/TIE.2015.2461523.</w:t>
      </w:r>
      <w:r w:rsidRPr="009B723F" w:rsidDel="00EA79EB">
        <w:rPr>
          <w:color w:val="000000"/>
          <w:sz w:val="16"/>
          <w:szCs w:val="16"/>
        </w:rPr>
        <w:t xml:space="preserve"> </w:t>
      </w:r>
    </w:p>
    <w:p w14:paraId="4D3A9685" w14:textId="7A5A8D5C" w:rsidR="00205D3A" w:rsidRDefault="00205D3A" w:rsidP="005C21B4">
      <w:pPr>
        <w:ind w:left="270" w:hanging="270"/>
        <w:jc w:val="both"/>
        <w:rPr>
          <w:color w:val="000000"/>
          <w:sz w:val="16"/>
          <w:szCs w:val="16"/>
        </w:rPr>
      </w:pPr>
      <w:r w:rsidRPr="009B723F">
        <w:rPr>
          <w:color w:val="000000"/>
          <w:sz w:val="16"/>
          <w:szCs w:val="16"/>
        </w:rPr>
        <w:t>[1</w:t>
      </w:r>
      <w:r w:rsidR="00BF0E5E">
        <w:rPr>
          <w:color w:val="000000"/>
          <w:sz w:val="16"/>
          <w:szCs w:val="16"/>
        </w:rPr>
        <w:t>7</w:t>
      </w:r>
      <w:r w:rsidRPr="009B723F">
        <w:rPr>
          <w:color w:val="000000"/>
          <w:sz w:val="16"/>
          <w:szCs w:val="16"/>
        </w:rPr>
        <w:t>] J. S. Goud, K. R and B. Singh, "An Online Method of Estimating State of Health of a Li-Ion Battery," in </w:t>
      </w:r>
      <w:r w:rsidRPr="009B723F">
        <w:rPr>
          <w:rStyle w:val="Emphasis"/>
          <w:color w:val="000000"/>
          <w:sz w:val="16"/>
          <w:szCs w:val="16"/>
        </w:rPr>
        <w:t>IEEE Transactions on Energy Conversion</w:t>
      </w:r>
      <w:r w:rsidRPr="009B723F">
        <w:rPr>
          <w:color w:val="000000"/>
          <w:sz w:val="16"/>
          <w:szCs w:val="16"/>
        </w:rPr>
        <w:t xml:space="preserve">, vol. 36, no. 1, pp. 111-119, March 2021. </w:t>
      </w:r>
      <w:proofErr w:type="spellStart"/>
      <w:r w:rsidRPr="009B723F">
        <w:rPr>
          <w:color w:val="000000"/>
          <w:sz w:val="16"/>
          <w:szCs w:val="16"/>
        </w:rPr>
        <w:t>doi</w:t>
      </w:r>
      <w:proofErr w:type="spellEnd"/>
      <w:r w:rsidRPr="009B723F">
        <w:rPr>
          <w:color w:val="000000"/>
          <w:sz w:val="16"/>
          <w:szCs w:val="16"/>
        </w:rPr>
        <w:t>: 10.1109/TEC.2020.3008937.</w:t>
      </w:r>
      <w:r w:rsidRPr="009B723F" w:rsidDel="00451E3A">
        <w:rPr>
          <w:color w:val="000000"/>
          <w:sz w:val="16"/>
          <w:szCs w:val="16"/>
        </w:rPr>
        <w:t xml:space="preserve"> </w:t>
      </w:r>
    </w:p>
    <w:p w14:paraId="5BAD41F5" w14:textId="7EEE0C49" w:rsidR="00205D3A" w:rsidRDefault="00205D3A" w:rsidP="005C21B4">
      <w:pPr>
        <w:ind w:left="270" w:hanging="270"/>
        <w:jc w:val="both"/>
        <w:rPr>
          <w:color w:val="000000"/>
          <w:sz w:val="16"/>
          <w:szCs w:val="16"/>
        </w:rPr>
      </w:pPr>
      <w:r w:rsidRPr="009B723F">
        <w:rPr>
          <w:color w:val="000000"/>
          <w:sz w:val="16"/>
          <w:szCs w:val="16"/>
        </w:rPr>
        <w:t>[</w:t>
      </w:r>
      <w:r>
        <w:rPr>
          <w:color w:val="000000"/>
          <w:sz w:val="16"/>
          <w:szCs w:val="16"/>
        </w:rPr>
        <w:t>1</w:t>
      </w:r>
      <w:r w:rsidR="00BF0E5E">
        <w:rPr>
          <w:color w:val="000000"/>
          <w:sz w:val="16"/>
          <w:szCs w:val="16"/>
        </w:rPr>
        <w:t>8</w:t>
      </w:r>
      <w:r w:rsidRPr="009B723F">
        <w:rPr>
          <w:color w:val="000000"/>
          <w:sz w:val="16"/>
          <w:szCs w:val="16"/>
        </w:rPr>
        <w:t xml:space="preserve">] B. </w:t>
      </w:r>
      <w:proofErr w:type="spellStart"/>
      <w:r w:rsidRPr="009B723F">
        <w:rPr>
          <w:color w:val="000000"/>
          <w:sz w:val="16"/>
          <w:szCs w:val="16"/>
        </w:rPr>
        <w:t>Rente</w:t>
      </w:r>
      <w:proofErr w:type="spellEnd"/>
      <w:r w:rsidRPr="009B723F">
        <w:rPr>
          <w:color w:val="000000"/>
          <w:sz w:val="16"/>
          <w:szCs w:val="16"/>
        </w:rPr>
        <w:t> </w:t>
      </w:r>
      <w:r w:rsidRPr="009B723F">
        <w:rPr>
          <w:rStyle w:val="Emphasis"/>
          <w:color w:val="000000"/>
          <w:sz w:val="16"/>
          <w:szCs w:val="16"/>
        </w:rPr>
        <w:t>et al</w:t>
      </w:r>
      <w:r w:rsidRPr="009B723F">
        <w:rPr>
          <w:color w:val="000000"/>
          <w:sz w:val="16"/>
          <w:szCs w:val="16"/>
        </w:rPr>
        <w:t>., "Lithium-Ion Battery State-of-Charge Estimator Based on FBG-Based Strain Sensor and Employing Machine Learning," in </w:t>
      </w:r>
      <w:r w:rsidRPr="009B723F">
        <w:rPr>
          <w:rStyle w:val="Emphasis"/>
          <w:color w:val="000000"/>
          <w:sz w:val="16"/>
          <w:szCs w:val="16"/>
        </w:rPr>
        <w:t>IEEE Sensors Journal</w:t>
      </w:r>
      <w:r w:rsidRPr="009B723F">
        <w:rPr>
          <w:color w:val="000000"/>
          <w:sz w:val="16"/>
          <w:szCs w:val="16"/>
        </w:rPr>
        <w:t xml:space="preserve">, vol. 21, no. 2, pp. 1453-1460, 15 Jan.15, 2021. </w:t>
      </w:r>
      <w:proofErr w:type="spellStart"/>
      <w:r w:rsidRPr="009B723F">
        <w:rPr>
          <w:color w:val="000000"/>
          <w:sz w:val="16"/>
          <w:szCs w:val="16"/>
        </w:rPr>
        <w:t>doi</w:t>
      </w:r>
      <w:proofErr w:type="spellEnd"/>
      <w:r w:rsidRPr="009B723F">
        <w:rPr>
          <w:color w:val="000000"/>
          <w:sz w:val="16"/>
          <w:szCs w:val="16"/>
        </w:rPr>
        <w:t>: 10.1109/JSEN.2020.3016080.</w:t>
      </w:r>
      <w:r w:rsidRPr="00451E3A">
        <w:rPr>
          <w:color w:val="000000"/>
          <w:sz w:val="16"/>
          <w:szCs w:val="16"/>
        </w:rPr>
        <w:t xml:space="preserve"> </w:t>
      </w:r>
    </w:p>
    <w:p w14:paraId="20C84573" w14:textId="0D5A551E" w:rsidR="00205D3A" w:rsidRDefault="00205D3A" w:rsidP="005C21B4">
      <w:pPr>
        <w:ind w:left="270" w:hanging="270"/>
        <w:jc w:val="both"/>
        <w:rPr>
          <w:color w:val="000000"/>
          <w:sz w:val="16"/>
          <w:szCs w:val="16"/>
        </w:rPr>
      </w:pPr>
      <w:r w:rsidRPr="009B723F">
        <w:rPr>
          <w:sz w:val="16"/>
          <w:szCs w:val="16"/>
        </w:rPr>
        <w:t>[1</w:t>
      </w:r>
      <w:r w:rsidR="00BF0E5E">
        <w:rPr>
          <w:sz w:val="16"/>
          <w:szCs w:val="16"/>
        </w:rPr>
        <w:t>9</w:t>
      </w:r>
      <w:r w:rsidRPr="009B723F">
        <w:rPr>
          <w:sz w:val="16"/>
          <w:szCs w:val="16"/>
        </w:rPr>
        <w:t xml:space="preserve">] </w:t>
      </w:r>
      <w:r w:rsidRPr="009B723F">
        <w:rPr>
          <w:color w:val="000000"/>
          <w:sz w:val="16"/>
          <w:szCs w:val="16"/>
        </w:rPr>
        <w:t xml:space="preserve">M. Salameh, S. Wilke, B. Schweitzer, P. </w:t>
      </w:r>
      <w:proofErr w:type="spellStart"/>
      <w:r w:rsidRPr="009B723F">
        <w:rPr>
          <w:color w:val="000000"/>
          <w:sz w:val="16"/>
          <w:szCs w:val="16"/>
        </w:rPr>
        <w:t>Sveum</w:t>
      </w:r>
      <w:proofErr w:type="spellEnd"/>
      <w:r w:rsidRPr="009B723F">
        <w:rPr>
          <w:color w:val="000000"/>
          <w:sz w:val="16"/>
          <w:szCs w:val="16"/>
        </w:rPr>
        <w:t>, S. Al-</w:t>
      </w:r>
      <w:proofErr w:type="spellStart"/>
      <w:r w:rsidRPr="009B723F">
        <w:rPr>
          <w:color w:val="000000"/>
          <w:sz w:val="16"/>
          <w:szCs w:val="16"/>
        </w:rPr>
        <w:t>Hallaj</w:t>
      </w:r>
      <w:proofErr w:type="spellEnd"/>
      <w:r w:rsidRPr="009B723F">
        <w:rPr>
          <w:color w:val="000000"/>
          <w:sz w:val="16"/>
          <w:szCs w:val="16"/>
        </w:rPr>
        <w:t xml:space="preserve"> and M. Krishnamurthy, "Thermal State of Charge Estimation in Phase Change Composites for Passively Cooled Lithium-Ion Battery Packs," in </w:t>
      </w:r>
      <w:r w:rsidRPr="009B723F">
        <w:rPr>
          <w:rStyle w:val="Emphasis"/>
          <w:color w:val="000000"/>
          <w:sz w:val="16"/>
          <w:szCs w:val="16"/>
        </w:rPr>
        <w:t>IEEE Transactions on Industry Applications</w:t>
      </w:r>
      <w:r w:rsidRPr="009B723F">
        <w:rPr>
          <w:color w:val="000000"/>
          <w:sz w:val="16"/>
          <w:szCs w:val="16"/>
        </w:rPr>
        <w:t xml:space="preserve">, vol. 54, no. 1, pp. 426-436, Jan.-Feb. 2018. </w:t>
      </w:r>
      <w:proofErr w:type="spellStart"/>
      <w:r w:rsidRPr="009B723F">
        <w:rPr>
          <w:color w:val="000000"/>
          <w:sz w:val="16"/>
          <w:szCs w:val="16"/>
        </w:rPr>
        <w:t>doi</w:t>
      </w:r>
      <w:proofErr w:type="spellEnd"/>
      <w:r w:rsidRPr="009B723F">
        <w:rPr>
          <w:color w:val="000000"/>
          <w:sz w:val="16"/>
          <w:szCs w:val="16"/>
        </w:rPr>
        <w:t>: 10.1109/TIA.2017.2763588.</w:t>
      </w:r>
      <w:r>
        <w:rPr>
          <w:color w:val="000000"/>
          <w:sz w:val="16"/>
          <w:szCs w:val="16"/>
        </w:rPr>
        <w:t xml:space="preserve"> </w:t>
      </w:r>
    </w:p>
    <w:p w14:paraId="3E1D0067" w14:textId="163792C1" w:rsidR="00205D3A" w:rsidRPr="009B723F" w:rsidRDefault="00205D3A" w:rsidP="005C21B4">
      <w:pPr>
        <w:ind w:left="270" w:hanging="270"/>
        <w:jc w:val="both"/>
        <w:rPr>
          <w:color w:val="0000FF"/>
          <w:sz w:val="16"/>
          <w:szCs w:val="16"/>
          <w:u w:val="single"/>
        </w:rPr>
      </w:pPr>
      <w:r w:rsidRPr="009B723F">
        <w:rPr>
          <w:color w:val="000000"/>
          <w:sz w:val="16"/>
          <w:szCs w:val="16"/>
        </w:rPr>
        <w:t>[</w:t>
      </w:r>
      <w:r w:rsidR="00BF0E5E">
        <w:rPr>
          <w:color w:val="000000"/>
          <w:sz w:val="16"/>
          <w:szCs w:val="16"/>
        </w:rPr>
        <w:t>20</w:t>
      </w:r>
      <w:r w:rsidRPr="009B723F">
        <w:rPr>
          <w:color w:val="000000"/>
          <w:sz w:val="16"/>
          <w:szCs w:val="16"/>
        </w:rPr>
        <w:t>] K. Xu, H. Li and Z. Liu, "ISOMAP-Based Spatiotemporal Modeling for Lithium-Ion Battery Thermal Process," in </w:t>
      </w:r>
      <w:r w:rsidRPr="009B723F">
        <w:rPr>
          <w:rStyle w:val="Emphasis"/>
          <w:color w:val="000000"/>
          <w:sz w:val="16"/>
          <w:szCs w:val="16"/>
        </w:rPr>
        <w:t>IEEE Transactions on Industrial Informatics</w:t>
      </w:r>
      <w:r w:rsidRPr="009B723F">
        <w:rPr>
          <w:color w:val="000000"/>
          <w:sz w:val="16"/>
          <w:szCs w:val="16"/>
        </w:rPr>
        <w:t xml:space="preserve">, vol. 14, no. 2, pp. 569-577, Feb. 2018. </w:t>
      </w:r>
      <w:proofErr w:type="spellStart"/>
      <w:r w:rsidRPr="009B723F">
        <w:rPr>
          <w:color w:val="000000"/>
          <w:sz w:val="16"/>
          <w:szCs w:val="16"/>
        </w:rPr>
        <w:t>doi</w:t>
      </w:r>
      <w:proofErr w:type="spellEnd"/>
      <w:r w:rsidRPr="009B723F">
        <w:rPr>
          <w:color w:val="000000"/>
          <w:sz w:val="16"/>
          <w:szCs w:val="16"/>
        </w:rPr>
        <w:t>: 10.1109/TII.2017.2743260.</w:t>
      </w:r>
      <w:r w:rsidRPr="009B723F">
        <w:rPr>
          <w:rStyle w:val="Hyperlink"/>
          <w:sz w:val="16"/>
          <w:szCs w:val="16"/>
        </w:rPr>
        <w:t xml:space="preserve"> </w:t>
      </w:r>
    </w:p>
    <w:p w14:paraId="79A54F06" w14:textId="6D05C3D0" w:rsidR="00205D3A" w:rsidRDefault="00205D3A" w:rsidP="005C21B4">
      <w:pPr>
        <w:ind w:left="270" w:hanging="270"/>
        <w:jc w:val="both"/>
        <w:rPr>
          <w:color w:val="000000"/>
          <w:sz w:val="16"/>
          <w:szCs w:val="16"/>
        </w:rPr>
      </w:pPr>
      <w:r w:rsidRPr="009B723F">
        <w:rPr>
          <w:color w:val="000000"/>
          <w:sz w:val="16"/>
          <w:szCs w:val="16"/>
        </w:rPr>
        <w:t>[</w:t>
      </w:r>
      <w:r>
        <w:rPr>
          <w:color w:val="000000"/>
          <w:sz w:val="16"/>
          <w:szCs w:val="16"/>
        </w:rPr>
        <w:t>2</w:t>
      </w:r>
      <w:r w:rsidR="00BF0E5E">
        <w:rPr>
          <w:color w:val="000000"/>
          <w:sz w:val="16"/>
          <w:szCs w:val="16"/>
        </w:rPr>
        <w:t>1</w:t>
      </w:r>
      <w:r w:rsidRPr="009B723F">
        <w:rPr>
          <w:color w:val="000000"/>
          <w:sz w:val="16"/>
          <w:szCs w:val="16"/>
        </w:rPr>
        <w:t>] D. Zou </w:t>
      </w:r>
      <w:r w:rsidRPr="009B723F">
        <w:rPr>
          <w:rStyle w:val="Emphasis"/>
          <w:color w:val="000000"/>
          <w:sz w:val="16"/>
          <w:szCs w:val="16"/>
        </w:rPr>
        <w:t>et al</w:t>
      </w:r>
      <w:r w:rsidRPr="009B723F">
        <w:rPr>
          <w:color w:val="000000"/>
          <w:sz w:val="16"/>
          <w:szCs w:val="16"/>
        </w:rPr>
        <w:t>., "Temperature Estimation of Lithium-Ion Battery Based on an Improved Magnetic Nanoparticle Thermometer," in </w:t>
      </w:r>
      <w:r w:rsidRPr="009B723F">
        <w:rPr>
          <w:rStyle w:val="Emphasis"/>
          <w:color w:val="000000"/>
          <w:sz w:val="16"/>
          <w:szCs w:val="16"/>
        </w:rPr>
        <w:t>IEEE Access</w:t>
      </w:r>
      <w:r w:rsidRPr="009B723F">
        <w:rPr>
          <w:color w:val="000000"/>
          <w:sz w:val="16"/>
          <w:szCs w:val="16"/>
        </w:rPr>
        <w:t xml:space="preserve">, vol. 8, pp. 135491-135498, 2020. </w:t>
      </w:r>
      <w:proofErr w:type="spellStart"/>
      <w:r w:rsidRPr="009B723F">
        <w:rPr>
          <w:color w:val="000000"/>
          <w:sz w:val="16"/>
          <w:szCs w:val="16"/>
        </w:rPr>
        <w:t>doi</w:t>
      </w:r>
      <w:proofErr w:type="spellEnd"/>
      <w:r w:rsidRPr="009B723F">
        <w:rPr>
          <w:color w:val="000000"/>
          <w:sz w:val="16"/>
          <w:szCs w:val="16"/>
        </w:rPr>
        <w:t>: 10.1109/ACCESS.2020.3007932.</w:t>
      </w:r>
      <w:r w:rsidRPr="009613D2">
        <w:rPr>
          <w:color w:val="000000"/>
          <w:sz w:val="16"/>
          <w:szCs w:val="16"/>
        </w:rPr>
        <w:t xml:space="preserve"> </w:t>
      </w:r>
    </w:p>
    <w:p w14:paraId="7D1CA559" w14:textId="4B09D45C" w:rsidR="00205D3A" w:rsidRDefault="00205D3A" w:rsidP="005C21B4">
      <w:pPr>
        <w:ind w:left="270" w:hanging="270"/>
        <w:jc w:val="both"/>
        <w:rPr>
          <w:color w:val="000000"/>
          <w:sz w:val="16"/>
          <w:szCs w:val="16"/>
        </w:rPr>
      </w:pPr>
      <w:r>
        <w:rPr>
          <w:noProof/>
          <w:sz w:val="16"/>
          <w:szCs w:val="16"/>
        </w:rPr>
        <w:t>[2</w:t>
      </w:r>
      <w:r w:rsidR="00BF0E5E">
        <w:rPr>
          <w:noProof/>
          <w:sz w:val="16"/>
          <w:szCs w:val="16"/>
        </w:rPr>
        <w:t>2</w:t>
      </w:r>
      <w:r>
        <w:rPr>
          <w:noProof/>
          <w:sz w:val="16"/>
          <w:szCs w:val="16"/>
        </w:rPr>
        <w:t xml:space="preserve">] F. Baouche, R. Billot, R. Trigui and N. El-Faouzi, “Efficient Allocation of Electric Vehicles Charging Stations: Optimization Model and Application to a Dense Urban Network”, in </w:t>
      </w:r>
      <w:r>
        <w:rPr>
          <w:i/>
          <w:iCs/>
          <w:noProof/>
          <w:sz w:val="16"/>
          <w:szCs w:val="16"/>
        </w:rPr>
        <w:t xml:space="preserve">IEEE Transactions on Intelligent </w:t>
      </w:r>
      <w:r w:rsidR="00ED17E6">
        <w:rPr>
          <w:i/>
          <w:iCs/>
          <w:noProof/>
          <w:sz w:val="16"/>
          <w:szCs w:val="16"/>
        </w:rPr>
        <w:t xml:space="preserve">Transportation </w:t>
      </w:r>
      <w:r>
        <w:rPr>
          <w:i/>
          <w:iCs/>
          <w:noProof/>
          <w:sz w:val="16"/>
          <w:szCs w:val="16"/>
        </w:rPr>
        <w:t xml:space="preserve">Systems, </w:t>
      </w:r>
      <w:r>
        <w:rPr>
          <w:noProof/>
          <w:sz w:val="16"/>
          <w:szCs w:val="16"/>
        </w:rPr>
        <w:t xml:space="preserve">vol. 6, no. 3, pp. 33-43, September 2014. doi: 10.1109/MITS.2014.2324023 </w:t>
      </w:r>
    </w:p>
    <w:p w14:paraId="4F00395F" w14:textId="41922A85" w:rsidR="00205D3A" w:rsidRDefault="00205D3A" w:rsidP="005C21B4">
      <w:pPr>
        <w:ind w:left="270" w:hanging="270"/>
        <w:jc w:val="both"/>
        <w:rPr>
          <w:color w:val="000000"/>
          <w:sz w:val="16"/>
          <w:szCs w:val="16"/>
        </w:rPr>
      </w:pPr>
      <w:r>
        <w:rPr>
          <w:color w:val="000000"/>
          <w:sz w:val="16"/>
          <w:szCs w:val="16"/>
        </w:rPr>
        <w:t>[2</w:t>
      </w:r>
      <w:r w:rsidR="00BF0E5E">
        <w:rPr>
          <w:color w:val="000000"/>
          <w:sz w:val="16"/>
          <w:szCs w:val="16"/>
        </w:rPr>
        <w:t>3</w:t>
      </w:r>
      <w:r>
        <w:rPr>
          <w:color w:val="000000"/>
          <w:sz w:val="16"/>
          <w:szCs w:val="16"/>
        </w:rPr>
        <w:t xml:space="preserve">] </w:t>
      </w:r>
      <w:r w:rsidRPr="00924849">
        <w:rPr>
          <w:color w:val="000000"/>
          <w:sz w:val="16"/>
          <w:szCs w:val="16"/>
        </w:rPr>
        <w:t xml:space="preserve">S. R. </w:t>
      </w:r>
      <w:proofErr w:type="spellStart"/>
      <w:r w:rsidRPr="00924849">
        <w:rPr>
          <w:color w:val="000000"/>
          <w:sz w:val="16"/>
          <w:szCs w:val="16"/>
        </w:rPr>
        <w:t>Khutwad</w:t>
      </w:r>
      <w:proofErr w:type="spellEnd"/>
      <w:r w:rsidRPr="00924849">
        <w:rPr>
          <w:color w:val="000000"/>
          <w:sz w:val="16"/>
          <w:szCs w:val="16"/>
        </w:rPr>
        <w:t xml:space="preserve"> and S. Gaur, "Wireless charging system for electric vehicle," 2016 International Conference on Signal Processing, Communication, Power and Embedded System (SCOPES), 2016, pp. 441-445, </w:t>
      </w:r>
      <w:proofErr w:type="spellStart"/>
      <w:r w:rsidRPr="00924849">
        <w:rPr>
          <w:color w:val="000000"/>
          <w:sz w:val="16"/>
          <w:szCs w:val="16"/>
        </w:rPr>
        <w:t>doi</w:t>
      </w:r>
      <w:proofErr w:type="spellEnd"/>
      <w:r w:rsidRPr="00924849">
        <w:rPr>
          <w:color w:val="000000"/>
          <w:sz w:val="16"/>
          <w:szCs w:val="16"/>
        </w:rPr>
        <w:t>: 10.1109/SCOPES.2016.7955869.</w:t>
      </w:r>
    </w:p>
    <w:p w14:paraId="56A5DD08" w14:textId="3CF1D60D" w:rsidR="00205D3A" w:rsidRDefault="00205D3A" w:rsidP="005C21B4">
      <w:pPr>
        <w:ind w:left="270" w:hanging="270"/>
        <w:jc w:val="both"/>
        <w:rPr>
          <w:color w:val="000000"/>
          <w:sz w:val="16"/>
          <w:szCs w:val="16"/>
        </w:rPr>
      </w:pPr>
      <w:r>
        <w:rPr>
          <w:color w:val="000000"/>
          <w:sz w:val="16"/>
          <w:szCs w:val="16"/>
        </w:rPr>
        <w:t>[2</w:t>
      </w:r>
      <w:r w:rsidR="00BF0E5E">
        <w:rPr>
          <w:color w:val="000000"/>
          <w:sz w:val="16"/>
          <w:szCs w:val="16"/>
        </w:rPr>
        <w:t>4</w:t>
      </w:r>
      <w:r>
        <w:rPr>
          <w:color w:val="000000"/>
          <w:sz w:val="16"/>
          <w:szCs w:val="16"/>
        </w:rPr>
        <w:t xml:space="preserve">] </w:t>
      </w:r>
      <w:r w:rsidRPr="00924849">
        <w:rPr>
          <w:color w:val="000000"/>
          <w:sz w:val="16"/>
          <w:szCs w:val="16"/>
        </w:rPr>
        <w:t xml:space="preserve">C. </w:t>
      </w:r>
      <w:proofErr w:type="spellStart"/>
      <w:r w:rsidRPr="00924849">
        <w:rPr>
          <w:color w:val="000000"/>
          <w:sz w:val="16"/>
          <w:szCs w:val="16"/>
        </w:rPr>
        <w:t>Jin</w:t>
      </w:r>
      <w:proofErr w:type="spellEnd"/>
      <w:r w:rsidRPr="00924849">
        <w:rPr>
          <w:color w:val="000000"/>
          <w:sz w:val="16"/>
          <w:szCs w:val="16"/>
        </w:rPr>
        <w:t xml:space="preserve">, J. Tang and P. Ghosh, "Optimizing Electric Vehicle Charging: A Customer's Perspective," in IEEE Transactions on Vehicular Technology, vol. 62, no. 7, pp. 2919-2927, Sept. 2013, </w:t>
      </w:r>
      <w:proofErr w:type="spellStart"/>
      <w:r w:rsidRPr="00924849">
        <w:rPr>
          <w:color w:val="000000"/>
          <w:sz w:val="16"/>
          <w:szCs w:val="16"/>
        </w:rPr>
        <w:t>doi</w:t>
      </w:r>
      <w:proofErr w:type="spellEnd"/>
      <w:r w:rsidRPr="00924849">
        <w:rPr>
          <w:color w:val="000000"/>
          <w:sz w:val="16"/>
          <w:szCs w:val="16"/>
        </w:rPr>
        <w:t>: 10.1109/TVT.2013.2251023.</w:t>
      </w:r>
    </w:p>
    <w:p w14:paraId="341D6ED9" w14:textId="24AD9833" w:rsidR="00205D3A" w:rsidRDefault="00205D3A" w:rsidP="005C21B4">
      <w:pPr>
        <w:ind w:left="270" w:hanging="270"/>
        <w:jc w:val="both"/>
        <w:rPr>
          <w:color w:val="000000"/>
          <w:sz w:val="16"/>
          <w:szCs w:val="16"/>
        </w:rPr>
      </w:pPr>
      <w:r>
        <w:rPr>
          <w:color w:val="000000"/>
          <w:sz w:val="16"/>
          <w:szCs w:val="16"/>
        </w:rPr>
        <w:t>[2</w:t>
      </w:r>
      <w:r w:rsidR="00BF0E5E">
        <w:rPr>
          <w:color w:val="000000"/>
          <w:sz w:val="16"/>
          <w:szCs w:val="16"/>
        </w:rPr>
        <w:t>5</w:t>
      </w:r>
      <w:r>
        <w:rPr>
          <w:color w:val="000000"/>
          <w:sz w:val="16"/>
          <w:szCs w:val="16"/>
        </w:rPr>
        <w:t xml:space="preserve">] </w:t>
      </w:r>
      <w:r w:rsidRPr="00924849">
        <w:rPr>
          <w:color w:val="000000"/>
          <w:sz w:val="16"/>
          <w:szCs w:val="16"/>
        </w:rPr>
        <w:t xml:space="preserve">M. Hasan, M. H. </w:t>
      </w:r>
      <w:proofErr w:type="spellStart"/>
      <w:r w:rsidRPr="00924849">
        <w:rPr>
          <w:color w:val="000000"/>
          <w:sz w:val="16"/>
          <w:szCs w:val="16"/>
        </w:rPr>
        <w:t>Anik</w:t>
      </w:r>
      <w:proofErr w:type="spellEnd"/>
      <w:r w:rsidRPr="00924849">
        <w:rPr>
          <w:color w:val="000000"/>
          <w:sz w:val="16"/>
          <w:szCs w:val="16"/>
        </w:rPr>
        <w:t xml:space="preserve"> and S. Islam, "Microcontroller Based Smart Home System with Enhanced Appliance Switching Capacity," 2018 Fifth HCT Information Technology Trends (ITT), 2018, pp. 364-367, </w:t>
      </w:r>
      <w:proofErr w:type="spellStart"/>
      <w:r w:rsidRPr="00924849">
        <w:rPr>
          <w:color w:val="000000"/>
          <w:sz w:val="16"/>
          <w:szCs w:val="16"/>
        </w:rPr>
        <w:t>doi</w:t>
      </w:r>
      <w:proofErr w:type="spellEnd"/>
      <w:r w:rsidRPr="00924849">
        <w:rPr>
          <w:color w:val="000000"/>
          <w:sz w:val="16"/>
          <w:szCs w:val="16"/>
        </w:rPr>
        <w:t>: 10.1109/CTIT.2018.8649518.</w:t>
      </w:r>
    </w:p>
    <w:p w14:paraId="683246BB" w14:textId="5F0E414F" w:rsidR="00205D3A" w:rsidRDefault="00205D3A" w:rsidP="005C21B4">
      <w:pPr>
        <w:ind w:left="270" w:hanging="270"/>
        <w:jc w:val="both"/>
        <w:rPr>
          <w:color w:val="000000"/>
          <w:sz w:val="16"/>
          <w:szCs w:val="16"/>
        </w:rPr>
      </w:pPr>
      <w:r>
        <w:rPr>
          <w:color w:val="000000"/>
          <w:sz w:val="16"/>
          <w:szCs w:val="16"/>
        </w:rPr>
        <w:t>[2</w:t>
      </w:r>
      <w:r w:rsidR="00BF0E5E">
        <w:rPr>
          <w:color w:val="000000"/>
          <w:sz w:val="16"/>
          <w:szCs w:val="16"/>
        </w:rPr>
        <w:t>6</w:t>
      </w:r>
      <w:r>
        <w:rPr>
          <w:color w:val="000000"/>
          <w:sz w:val="16"/>
          <w:szCs w:val="16"/>
        </w:rPr>
        <w:t xml:space="preserve">] </w:t>
      </w:r>
      <w:r w:rsidRPr="00924849">
        <w:rPr>
          <w:color w:val="000000"/>
          <w:sz w:val="16"/>
          <w:szCs w:val="16"/>
        </w:rPr>
        <w:t xml:space="preserve">T. </w:t>
      </w:r>
      <w:proofErr w:type="spellStart"/>
      <w:r w:rsidRPr="00924849">
        <w:rPr>
          <w:color w:val="000000"/>
          <w:sz w:val="16"/>
          <w:szCs w:val="16"/>
        </w:rPr>
        <w:t>Thaker</w:t>
      </w:r>
      <w:proofErr w:type="spellEnd"/>
      <w:r w:rsidRPr="00924849">
        <w:rPr>
          <w:color w:val="000000"/>
          <w:sz w:val="16"/>
          <w:szCs w:val="16"/>
        </w:rPr>
        <w:t xml:space="preserve">, "ESP8266 based implementation of wireless sensor network with Linux based web-server," 2016 Symposium on Colossal Data Analysis and Networking (CDAN), 2016, pp. 1-5, </w:t>
      </w:r>
      <w:proofErr w:type="spellStart"/>
      <w:r w:rsidRPr="00924849">
        <w:rPr>
          <w:color w:val="000000"/>
          <w:sz w:val="16"/>
          <w:szCs w:val="16"/>
        </w:rPr>
        <w:t>doi</w:t>
      </w:r>
      <w:proofErr w:type="spellEnd"/>
      <w:r w:rsidRPr="00924849">
        <w:rPr>
          <w:color w:val="000000"/>
          <w:sz w:val="16"/>
          <w:szCs w:val="16"/>
        </w:rPr>
        <w:t>: 10.1109/CDAN.2016.7570919.</w:t>
      </w:r>
    </w:p>
    <w:p w14:paraId="07ACA56F" w14:textId="2B7BE8A4" w:rsidR="00676FF3" w:rsidRDefault="00205D3A" w:rsidP="005C21B4">
      <w:pPr>
        <w:ind w:left="270" w:hanging="270"/>
        <w:jc w:val="both"/>
        <w:rPr>
          <w:sz w:val="16"/>
          <w:szCs w:val="16"/>
        </w:rPr>
        <w:sectPr w:rsidR="00676FF3" w:rsidSect="00205D3A">
          <w:type w:val="continuous"/>
          <w:pgSz w:w="11909" w:h="16834" w:code="9"/>
          <w:pgMar w:top="1080" w:right="720" w:bottom="2434" w:left="720" w:header="720" w:footer="720" w:gutter="0"/>
          <w:cols w:num="2" w:space="360"/>
          <w:docGrid w:linePitch="360"/>
        </w:sectPr>
      </w:pPr>
      <w:r>
        <w:rPr>
          <w:color w:val="000000"/>
          <w:sz w:val="16"/>
          <w:szCs w:val="16"/>
        </w:rPr>
        <w:t>[2</w:t>
      </w:r>
      <w:r w:rsidR="00BF0E5E">
        <w:rPr>
          <w:color w:val="000000"/>
          <w:sz w:val="16"/>
          <w:szCs w:val="16"/>
        </w:rPr>
        <w:t>7</w:t>
      </w:r>
      <w:r>
        <w:rPr>
          <w:color w:val="000000"/>
          <w:sz w:val="16"/>
          <w:szCs w:val="16"/>
        </w:rPr>
        <w:t xml:space="preserve">] </w:t>
      </w:r>
      <w:r w:rsidRPr="009C7E27">
        <w:rPr>
          <w:color w:val="000000"/>
          <w:sz w:val="16"/>
          <w:szCs w:val="16"/>
        </w:rPr>
        <w:t>V. Manuel Ionescu and F. Magda Enescu, "</w:t>
      </w:r>
      <w:proofErr w:type="gramStart"/>
      <w:r w:rsidRPr="009C7E27">
        <w:rPr>
          <w:color w:val="000000"/>
          <w:sz w:val="16"/>
          <w:szCs w:val="16"/>
        </w:rPr>
        <w:t>Low cost</w:t>
      </w:r>
      <w:proofErr w:type="gramEnd"/>
      <w:r w:rsidRPr="009C7E27">
        <w:rPr>
          <w:color w:val="000000"/>
          <w:sz w:val="16"/>
          <w:szCs w:val="16"/>
        </w:rPr>
        <w:t xml:space="preserve"> thermal sensor array for wide area monitoring," 2020 12th International Conference on Electronics, Computers and Artificial Intelligence (ECAI), 2020, pp. 1-4, </w:t>
      </w:r>
      <w:proofErr w:type="spellStart"/>
      <w:r w:rsidRPr="009C7E27">
        <w:rPr>
          <w:color w:val="000000"/>
          <w:sz w:val="16"/>
          <w:szCs w:val="16"/>
        </w:rPr>
        <w:t>doi</w:t>
      </w:r>
      <w:proofErr w:type="spellEnd"/>
      <w:r w:rsidRPr="009C7E27">
        <w:rPr>
          <w:color w:val="000000"/>
          <w:sz w:val="16"/>
          <w:szCs w:val="16"/>
        </w:rPr>
        <w:t>: 10.1109/ECAI50035.2020.9223193</w:t>
      </w:r>
    </w:p>
    <w:p w14:paraId="08140019" w14:textId="77777777" w:rsidR="00925B1D" w:rsidRDefault="00925B1D" w:rsidP="008D3D6D">
      <w:pPr>
        <w:jc w:val="both"/>
      </w:pPr>
    </w:p>
    <w:sectPr w:rsidR="00925B1D" w:rsidSect="00F13017">
      <w:type w:val="continuous"/>
      <w:pgSz w:w="11909" w:h="16834" w:code="9"/>
      <w:pgMar w:top="1080" w:right="720" w:bottom="243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431FE" w14:textId="77777777" w:rsidR="00E54489" w:rsidRDefault="00E54489" w:rsidP="001A3B3D">
      <w:r>
        <w:separator/>
      </w:r>
    </w:p>
  </w:endnote>
  <w:endnote w:type="continuationSeparator" w:id="0">
    <w:p w14:paraId="079924A3" w14:textId="77777777" w:rsidR="00E54489" w:rsidRDefault="00E5448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EEB38" w14:textId="77777777" w:rsidR="00E54489" w:rsidRDefault="00E54489" w:rsidP="001A3B3D">
      <w:r>
        <w:separator/>
      </w:r>
    </w:p>
  </w:footnote>
  <w:footnote w:type="continuationSeparator" w:id="0">
    <w:p w14:paraId="51201289" w14:textId="77777777" w:rsidR="00E54489" w:rsidRDefault="00E5448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A6EC76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2AE62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0AA9D7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2069F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5E46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6AE91F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F659E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998A8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3148FA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C2848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77AC8"/>
    <w:multiLevelType w:val="multilevel"/>
    <w:tmpl w:val="26063E34"/>
    <w:lvl w:ilvl="0">
      <w:start w:val="18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106727C"/>
    <w:multiLevelType w:val="hybridMultilevel"/>
    <w:tmpl w:val="8438F066"/>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356CAE"/>
    <w:multiLevelType w:val="hybridMultilevel"/>
    <w:tmpl w:val="1DE2C636"/>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4876D46"/>
    <w:multiLevelType w:val="hybridMultilevel"/>
    <w:tmpl w:val="C9F090D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04B65D7F"/>
    <w:multiLevelType w:val="hybridMultilevel"/>
    <w:tmpl w:val="51A20B90"/>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FBC4E59"/>
    <w:multiLevelType w:val="multilevel"/>
    <w:tmpl w:val="D65AF9B6"/>
    <w:lvl w:ilvl="0">
      <w:start w:val="18"/>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EE2F67"/>
    <w:multiLevelType w:val="multilevel"/>
    <w:tmpl w:val="DA08E3C2"/>
    <w:lvl w:ilvl="0">
      <w:start w:val="18"/>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204C4F"/>
    <w:multiLevelType w:val="hybridMultilevel"/>
    <w:tmpl w:val="5860CC2C"/>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72068EA"/>
    <w:multiLevelType w:val="multilevel"/>
    <w:tmpl w:val="3B06A906"/>
    <w:lvl w:ilvl="0">
      <w:start w:val="18"/>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84837A3"/>
    <w:multiLevelType w:val="hybridMultilevel"/>
    <w:tmpl w:val="ADA87FCC"/>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16F6329"/>
    <w:multiLevelType w:val="hybridMultilevel"/>
    <w:tmpl w:val="ED1CE1D8"/>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1F56637"/>
    <w:multiLevelType w:val="hybridMultilevel"/>
    <w:tmpl w:val="77683466"/>
    <w:lvl w:ilvl="0" w:tplc="21228C7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35479D0"/>
    <w:multiLevelType w:val="hybridMultilevel"/>
    <w:tmpl w:val="C2CA43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27A40866"/>
    <w:multiLevelType w:val="hybridMultilevel"/>
    <w:tmpl w:val="9DA2C152"/>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8D367E0"/>
    <w:multiLevelType w:val="hybridMultilevel"/>
    <w:tmpl w:val="B6D8090E"/>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9A733D3"/>
    <w:multiLevelType w:val="hybridMultilevel"/>
    <w:tmpl w:val="B21EB166"/>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FE52B53"/>
    <w:multiLevelType w:val="multilevel"/>
    <w:tmpl w:val="2C225AFA"/>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0F2646E"/>
    <w:multiLevelType w:val="hybridMultilevel"/>
    <w:tmpl w:val="5FA011A4"/>
    <w:lvl w:ilvl="0" w:tplc="BACA50FA">
      <w:start w:val="235"/>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1802ECC"/>
    <w:multiLevelType w:val="hybridMultilevel"/>
    <w:tmpl w:val="ECDA0FD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371F5989"/>
    <w:multiLevelType w:val="hybridMultilevel"/>
    <w:tmpl w:val="746251E8"/>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36" w15:restartNumberingAfterBreak="0">
    <w:nsid w:val="3CD33212"/>
    <w:multiLevelType w:val="hybridMultilevel"/>
    <w:tmpl w:val="DEC00C08"/>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F0D20EB"/>
    <w:multiLevelType w:val="hybridMultilevel"/>
    <w:tmpl w:val="32A40E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40234C51"/>
    <w:multiLevelType w:val="hybridMultilevel"/>
    <w:tmpl w:val="FC08610E"/>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460721"/>
    <w:multiLevelType w:val="hybridMultilevel"/>
    <w:tmpl w:val="AD52D1A4"/>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D9E695B"/>
    <w:multiLevelType w:val="hybridMultilevel"/>
    <w:tmpl w:val="09BCB6CE"/>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DA154BD"/>
    <w:multiLevelType w:val="hybridMultilevel"/>
    <w:tmpl w:val="2F32DBAA"/>
    <w:lvl w:ilvl="0" w:tplc="D166AE7A">
      <w:start w:val="70"/>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08375BB"/>
    <w:multiLevelType w:val="multilevel"/>
    <w:tmpl w:val="4CD6352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2083A30"/>
    <w:multiLevelType w:val="multilevel"/>
    <w:tmpl w:val="209E9330"/>
    <w:lvl w:ilvl="0">
      <w:start w:val="235"/>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7" w15:restartNumberingAfterBreak="0">
    <w:nsid w:val="54726F4E"/>
    <w:multiLevelType w:val="hybridMultilevel"/>
    <w:tmpl w:val="E3EA154E"/>
    <w:lvl w:ilvl="0" w:tplc="0809000F">
      <w:start w:val="1"/>
      <w:numFmt w:val="decimal"/>
      <w:lvlText w:val="%1."/>
      <w:lvlJc w:val="left"/>
      <w:pPr>
        <w:ind w:left="36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4743BA3"/>
    <w:multiLevelType w:val="hybridMultilevel"/>
    <w:tmpl w:val="5D38BC1E"/>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4B60D70"/>
    <w:multiLevelType w:val="hybridMultilevel"/>
    <w:tmpl w:val="67D01C0C"/>
    <w:lvl w:ilvl="0" w:tplc="BACA50FA">
      <w:start w:val="235"/>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7400702"/>
    <w:multiLevelType w:val="hybridMultilevel"/>
    <w:tmpl w:val="FE72E1F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58C84B8C"/>
    <w:multiLevelType w:val="hybridMultilevel"/>
    <w:tmpl w:val="F36E508E"/>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8D53743"/>
    <w:multiLevelType w:val="hybridMultilevel"/>
    <w:tmpl w:val="87ECEC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598C14E0"/>
    <w:multiLevelType w:val="hybridMultilevel"/>
    <w:tmpl w:val="324263D4"/>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BC97C4E"/>
    <w:multiLevelType w:val="hybridMultilevel"/>
    <w:tmpl w:val="268050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5ED44760"/>
    <w:multiLevelType w:val="hybridMultilevel"/>
    <w:tmpl w:val="92C4EAAC"/>
    <w:lvl w:ilvl="0" w:tplc="4A063964">
      <w:start w:val="124"/>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85E33B9"/>
    <w:multiLevelType w:val="hybridMultilevel"/>
    <w:tmpl w:val="C2A60B20"/>
    <w:lvl w:ilvl="0" w:tplc="5D74A06E">
      <w:start w:val="18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8F30030"/>
    <w:multiLevelType w:val="hybridMultilevel"/>
    <w:tmpl w:val="C6A661B6"/>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60" w15:restartNumberingAfterBreak="0">
    <w:nsid w:val="731D6EE8"/>
    <w:multiLevelType w:val="hybridMultilevel"/>
    <w:tmpl w:val="B3846D4A"/>
    <w:lvl w:ilvl="0" w:tplc="7FECE012">
      <w:start w:val="18"/>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D802A3"/>
    <w:multiLevelType w:val="hybridMultilevel"/>
    <w:tmpl w:val="9586E178"/>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46B776C"/>
    <w:multiLevelType w:val="hybridMultilevel"/>
    <w:tmpl w:val="68F0395A"/>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48679B2"/>
    <w:multiLevelType w:val="multilevel"/>
    <w:tmpl w:val="4CD6352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5977F61"/>
    <w:multiLevelType w:val="hybridMultilevel"/>
    <w:tmpl w:val="05C49010"/>
    <w:lvl w:ilvl="0" w:tplc="0809000F">
      <w:start w:val="1"/>
      <w:numFmt w:val="decimal"/>
      <w:lvlText w:val="%1."/>
      <w:lvlJc w:val="left"/>
      <w:pPr>
        <w:ind w:left="36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EA41BFA"/>
    <w:multiLevelType w:val="hybridMultilevel"/>
    <w:tmpl w:val="FCDAFFBE"/>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EE85067"/>
    <w:multiLevelType w:val="hybridMultilevel"/>
    <w:tmpl w:val="A344EEE0"/>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4"/>
  </w:num>
  <w:num w:numId="2">
    <w:abstractNumId w:val="58"/>
  </w:num>
  <w:num w:numId="3">
    <w:abstractNumId w:val="26"/>
  </w:num>
  <w:num w:numId="4">
    <w:abstractNumId w:val="39"/>
  </w:num>
  <w:num w:numId="5">
    <w:abstractNumId w:val="39"/>
  </w:num>
  <w:num w:numId="6">
    <w:abstractNumId w:val="39"/>
  </w:num>
  <w:num w:numId="7">
    <w:abstractNumId w:val="39"/>
  </w:num>
  <w:num w:numId="8">
    <w:abstractNumId w:val="46"/>
  </w:num>
  <w:num w:numId="9">
    <w:abstractNumId w:val="59"/>
  </w:num>
  <w:num w:numId="10">
    <w:abstractNumId w:val="35"/>
  </w:num>
  <w:num w:numId="11">
    <w:abstractNumId w:val="22"/>
  </w:num>
  <w:num w:numId="12">
    <w:abstractNumId w:val="2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40"/>
  </w:num>
  <w:num w:numId="25">
    <w:abstractNumId w:val="37"/>
  </w:num>
  <w:num w:numId="26">
    <w:abstractNumId w:val="50"/>
  </w:num>
  <w:num w:numId="27">
    <w:abstractNumId w:val="48"/>
  </w:num>
  <w:num w:numId="28">
    <w:abstractNumId w:val="29"/>
  </w:num>
  <w:num w:numId="29">
    <w:abstractNumId w:val="51"/>
  </w:num>
  <w:num w:numId="30">
    <w:abstractNumId w:val="13"/>
  </w:num>
  <w:num w:numId="31">
    <w:abstractNumId w:val="25"/>
  </w:num>
  <w:num w:numId="32">
    <w:abstractNumId w:val="47"/>
  </w:num>
  <w:num w:numId="33">
    <w:abstractNumId w:val="14"/>
  </w:num>
  <w:num w:numId="34">
    <w:abstractNumId w:val="15"/>
  </w:num>
  <w:num w:numId="35">
    <w:abstractNumId w:val="65"/>
  </w:num>
  <w:num w:numId="36">
    <w:abstractNumId w:val="57"/>
  </w:num>
  <w:num w:numId="37">
    <w:abstractNumId w:val="42"/>
  </w:num>
  <w:num w:numId="38">
    <w:abstractNumId w:val="53"/>
  </w:num>
  <w:num w:numId="39">
    <w:abstractNumId w:val="52"/>
  </w:num>
  <w:num w:numId="40">
    <w:abstractNumId w:val="66"/>
  </w:num>
  <w:num w:numId="41">
    <w:abstractNumId w:val="54"/>
  </w:num>
  <w:num w:numId="42">
    <w:abstractNumId w:val="18"/>
  </w:num>
  <w:num w:numId="43">
    <w:abstractNumId w:val="32"/>
  </w:num>
  <w:num w:numId="44">
    <w:abstractNumId w:val="27"/>
  </w:num>
  <w:num w:numId="45">
    <w:abstractNumId w:val="28"/>
  </w:num>
  <w:num w:numId="46">
    <w:abstractNumId w:val="38"/>
  </w:num>
  <w:num w:numId="47">
    <w:abstractNumId w:val="41"/>
  </w:num>
  <w:num w:numId="48">
    <w:abstractNumId w:val="62"/>
  </w:num>
  <w:num w:numId="49">
    <w:abstractNumId w:val="23"/>
  </w:num>
  <w:num w:numId="50">
    <w:abstractNumId w:val="64"/>
  </w:num>
  <w:num w:numId="51">
    <w:abstractNumId w:val="36"/>
  </w:num>
  <w:num w:numId="52">
    <w:abstractNumId w:val="33"/>
  </w:num>
  <w:num w:numId="53">
    <w:abstractNumId w:val="20"/>
  </w:num>
  <w:num w:numId="54">
    <w:abstractNumId w:val="12"/>
  </w:num>
  <w:num w:numId="55">
    <w:abstractNumId w:val="61"/>
  </w:num>
  <w:num w:numId="56">
    <w:abstractNumId w:val="60"/>
  </w:num>
  <w:num w:numId="57">
    <w:abstractNumId w:val="63"/>
  </w:num>
  <w:num w:numId="58">
    <w:abstractNumId w:val="44"/>
  </w:num>
  <w:num w:numId="59">
    <w:abstractNumId w:val="43"/>
  </w:num>
  <w:num w:numId="60">
    <w:abstractNumId w:val="55"/>
  </w:num>
  <w:num w:numId="61">
    <w:abstractNumId w:val="56"/>
  </w:num>
  <w:num w:numId="62">
    <w:abstractNumId w:val="19"/>
  </w:num>
  <w:num w:numId="63">
    <w:abstractNumId w:val="17"/>
  </w:num>
  <w:num w:numId="64">
    <w:abstractNumId w:val="16"/>
  </w:num>
  <w:num w:numId="65">
    <w:abstractNumId w:val="31"/>
  </w:num>
  <w:num w:numId="66">
    <w:abstractNumId w:val="11"/>
  </w:num>
  <w:num w:numId="67">
    <w:abstractNumId w:val="49"/>
  </w:num>
  <w:num w:numId="68">
    <w:abstractNumId w:val="24"/>
  </w:num>
  <w:num w:numId="69">
    <w:abstractNumId w:val="45"/>
  </w:num>
  <w:num w:numId="70">
    <w:abstractNumId w:val="3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usa Mohammed Abdulla Abdelhameid Alwaraki">
    <w15:presenceInfo w15:providerId="AD" w15:userId="S::ma19629@qu.edu.qa::7db192fa-9e97-4007-8bbc-966b3119ea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proofState w:spelling="clean" w:grammar="clean"/>
  <w:trackRevision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xNbC0NDQzNzU0NzFQ0lEKTi0uzszPAykwrQUAvQ0B9ywAAAA="/>
  </w:docVars>
  <w:rsids>
    <w:rsidRoot w:val="009303D9"/>
    <w:rsid w:val="00027A78"/>
    <w:rsid w:val="00032AFE"/>
    <w:rsid w:val="00037112"/>
    <w:rsid w:val="00046974"/>
    <w:rsid w:val="0004781E"/>
    <w:rsid w:val="00055ED8"/>
    <w:rsid w:val="00065394"/>
    <w:rsid w:val="00073C8A"/>
    <w:rsid w:val="00081A6B"/>
    <w:rsid w:val="00082983"/>
    <w:rsid w:val="00082C63"/>
    <w:rsid w:val="000857E2"/>
    <w:rsid w:val="0008758A"/>
    <w:rsid w:val="00092E57"/>
    <w:rsid w:val="00093949"/>
    <w:rsid w:val="000A4C0F"/>
    <w:rsid w:val="000A78C0"/>
    <w:rsid w:val="000B5541"/>
    <w:rsid w:val="000C1E68"/>
    <w:rsid w:val="000D1B4F"/>
    <w:rsid w:val="000E01A7"/>
    <w:rsid w:val="000F0AF7"/>
    <w:rsid w:val="000F4338"/>
    <w:rsid w:val="000F631B"/>
    <w:rsid w:val="00112FD5"/>
    <w:rsid w:val="0011523B"/>
    <w:rsid w:val="00120D28"/>
    <w:rsid w:val="00121008"/>
    <w:rsid w:val="001356C0"/>
    <w:rsid w:val="00157CBE"/>
    <w:rsid w:val="00160D7E"/>
    <w:rsid w:val="00162159"/>
    <w:rsid w:val="0016685C"/>
    <w:rsid w:val="00173BD5"/>
    <w:rsid w:val="0017684C"/>
    <w:rsid w:val="001A2EFD"/>
    <w:rsid w:val="001A3B3D"/>
    <w:rsid w:val="001B0FEF"/>
    <w:rsid w:val="001B55D1"/>
    <w:rsid w:val="001B67DC"/>
    <w:rsid w:val="001C2D31"/>
    <w:rsid w:val="001C53C9"/>
    <w:rsid w:val="001D13E6"/>
    <w:rsid w:val="001D64A2"/>
    <w:rsid w:val="001E093C"/>
    <w:rsid w:val="001E3DA1"/>
    <w:rsid w:val="001E3EE9"/>
    <w:rsid w:val="001E48D3"/>
    <w:rsid w:val="00205D3A"/>
    <w:rsid w:val="002237F4"/>
    <w:rsid w:val="002254A9"/>
    <w:rsid w:val="00227286"/>
    <w:rsid w:val="00233D97"/>
    <w:rsid w:val="002571D1"/>
    <w:rsid w:val="00271067"/>
    <w:rsid w:val="00272319"/>
    <w:rsid w:val="00273AE2"/>
    <w:rsid w:val="00276924"/>
    <w:rsid w:val="0028402C"/>
    <w:rsid w:val="002850E3"/>
    <w:rsid w:val="00287DEA"/>
    <w:rsid w:val="002953B9"/>
    <w:rsid w:val="0029663D"/>
    <w:rsid w:val="002A25F5"/>
    <w:rsid w:val="002A51EC"/>
    <w:rsid w:val="002B11C8"/>
    <w:rsid w:val="002B1B83"/>
    <w:rsid w:val="002B1E03"/>
    <w:rsid w:val="002B538E"/>
    <w:rsid w:val="002C6EB0"/>
    <w:rsid w:val="002D00DA"/>
    <w:rsid w:val="002D31DC"/>
    <w:rsid w:val="002E6591"/>
    <w:rsid w:val="00303B27"/>
    <w:rsid w:val="00307E18"/>
    <w:rsid w:val="003227E2"/>
    <w:rsid w:val="00324CC2"/>
    <w:rsid w:val="00337E68"/>
    <w:rsid w:val="00340BA4"/>
    <w:rsid w:val="00340DC2"/>
    <w:rsid w:val="00351974"/>
    <w:rsid w:val="00354FCF"/>
    <w:rsid w:val="00363B2F"/>
    <w:rsid w:val="003755E0"/>
    <w:rsid w:val="00375F60"/>
    <w:rsid w:val="00381469"/>
    <w:rsid w:val="00391161"/>
    <w:rsid w:val="00392446"/>
    <w:rsid w:val="003955FD"/>
    <w:rsid w:val="0039656A"/>
    <w:rsid w:val="003A19E2"/>
    <w:rsid w:val="003B7DF8"/>
    <w:rsid w:val="003C3FB5"/>
    <w:rsid w:val="003C54F2"/>
    <w:rsid w:val="003D5CEA"/>
    <w:rsid w:val="003E285D"/>
    <w:rsid w:val="003F10A8"/>
    <w:rsid w:val="003F3118"/>
    <w:rsid w:val="00400ABB"/>
    <w:rsid w:val="00407729"/>
    <w:rsid w:val="004148E8"/>
    <w:rsid w:val="00421FE1"/>
    <w:rsid w:val="0042550E"/>
    <w:rsid w:val="00426784"/>
    <w:rsid w:val="00426F37"/>
    <w:rsid w:val="004325FB"/>
    <w:rsid w:val="004432BA"/>
    <w:rsid w:val="0044407E"/>
    <w:rsid w:val="00447BB9"/>
    <w:rsid w:val="00451E3A"/>
    <w:rsid w:val="00456609"/>
    <w:rsid w:val="00456B69"/>
    <w:rsid w:val="0046665D"/>
    <w:rsid w:val="004952A9"/>
    <w:rsid w:val="004A4D0C"/>
    <w:rsid w:val="004A4E1A"/>
    <w:rsid w:val="004A6C9C"/>
    <w:rsid w:val="004B617F"/>
    <w:rsid w:val="004B6751"/>
    <w:rsid w:val="004D2F48"/>
    <w:rsid w:val="004D4860"/>
    <w:rsid w:val="004D6272"/>
    <w:rsid w:val="004D72B5"/>
    <w:rsid w:val="004E2404"/>
    <w:rsid w:val="004E3121"/>
    <w:rsid w:val="004E7FAD"/>
    <w:rsid w:val="004F03A2"/>
    <w:rsid w:val="004F768C"/>
    <w:rsid w:val="0050371A"/>
    <w:rsid w:val="00503CE1"/>
    <w:rsid w:val="00504620"/>
    <w:rsid w:val="0050654E"/>
    <w:rsid w:val="00507EF3"/>
    <w:rsid w:val="005167FC"/>
    <w:rsid w:val="0053480A"/>
    <w:rsid w:val="00537AC2"/>
    <w:rsid w:val="00540F68"/>
    <w:rsid w:val="005413AA"/>
    <w:rsid w:val="0054760A"/>
    <w:rsid w:val="00551B7F"/>
    <w:rsid w:val="0056610F"/>
    <w:rsid w:val="00575BCA"/>
    <w:rsid w:val="00577E08"/>
    <w:rsid w:val="005879D1"/>
    <w:rsid w:val="00594267"/>
    <w:rsid w:val="005958D4"/>
    <w:rsid w:val="0059705A"/>
    <w:rsid w:val="005A6901"/>
    <w:rsid w:val="005B0344"/>
    <w:rsid w:val="005B520E"/>
    <w:rsid w:val="005B6AB2"/>
    <w:rsid w:val="005C0CE2"/>
    <w:rsid w:val="005C21B4"/>
    <w:rsid w:val="005C4CC1"/>
    <w:rsid w:val="005D2C51"/>
    <w:rsid w:val="005E000D"/>
    <w:rsid w:val="005E2800"/>
    <w:rsid w:val="005E5B1F"/>
    <w:rsid w:val="005F37DD"/>
    <w:rsid w:val="005F5DDC"/>
    <w:rsid w:val="005F6EDD"/>
    <w:rsid w:val="00604134"/>
    <w:rsid w:val="00605825"/>
    <w:rsid w:val="0060622F"/>
    <w:rsid w:val="00611F6F"/>
    <w:rsid w:val="00613971"/>
    <w:rsid w:val="006179C6"/>
    <w:rsid w:val="00621B16"/>
    <w:rsid w:val="00623DE4"/>
    <w:rsid w:val="00625ABD"/>
    <w:rsid w:val="00635DA0"/>
    <w:rsid w:val="00642666"/>
    <w:rsid w:val="00643C65"/>
    <w:rsid w:val="00645D22"/>
    <w:rsid w:val="00651A08"/>
    <w:rsid w:val="00654204"/>
    <w:rsid w:val="00657C59"/>
    <w:rsid w:val="00661BD2"/>
    <w:rsid w:val="00670434"/>
    <w:rsid w:val="0067079C"/>
    <w:rsid w:val="00676FF3"/>
    <w:rsid w:val="00677CBF"/>
    <w:rsid w:val="00692AAD"/>
    <w:rsid w:val="006979DA"/>
    <w:rsid w:val="006B091D"/>
    <w:rsid w:val="006B332B"/>
    <w:rsid w:val="006B6B66"/>
    <w:rsid w:val="006C325B"/>
    <w:rsid w:val="006C3FBA"/>
    <w:rsid w:val="006C71D5"/>
    <w:rsid w:val="006D0C45"/>
    <w:rsid w:val="006D2F0A"/>
    <w:rsid w:val="006D2FBB"/>
    <w:rsid w:val="006D494F"/>
    <w:rsid w:val="006D5B58"/>
    <w:rsid w:val="006E2D6C"/>
    <w:rsid w:val="006E4D2B"/>
    <w:rsid w:val="006F1E5A"/>
    <w:rsid w:val="006F66F8"/>
    <w:rsid w:val="006F6D3D"/>
    <w:rsid w:val="006F7A79"/>
    <w:rsid w:val="00702305"/>
    <w:rsid w:val="007058AF"/>
    <w:rsid w:val="00706021"/>
    <w:rsid w:val="00713267"/>
    <w:rsid w:val="00715818"/>
    <w:rsid w:val="00715BEA"/>
    <w:rsid w:val="007304C8"/>
    <w:rsid w:val="0073431B"/>
    <w:rsid w:val="00740EEA"/>
    <w:rsid w:val="00741688"/>
    <w:rsid w:val="0075185C"/>
    <w:rsid w:val="00753DF4"/>
    <w:rsid w:val="00761A8D"/>
    <w:rsid w:val="00764C71"/>
    <w:rsid w:val="00766EF4"/>
    <w:rsid w:val="00775E7C"/>
    <w:rsid w:val="007768A3"/>
    <w:rsid w:val="00777B49"/>
    <w:rsid w:val="0078165F"/>
    <w:rsid w:val="00782524"/>
    <w:rsid w:val="00782E4C"/>
    <w:rsid w:val="0078416F"/>
    <w:rsid w:val="00794804"/>
    <w:rsid w:val="0079560E"/>
    <w:rsid w:val="007A0111"/>
    <w:rsid w:val="007A03DA"/>
    <w:rsid w:val="007A5E0B"/>
    <w:rsid w:val="007B161D"/>
    <w:rsid w:val="007B33F1"/>
    <w:rsid w:val="007B6DDA"/>
    <w:rsid w:val="007C0308"/>
    <w:rsid w:val="007C1AE4"/>
    <w:rsid w:val="007C2FF2"/>
    <w:rsid w:val="007C73EE"/>
    <w:rsid w:val="007D3655"/>
    <w:rsid w:val="007D420B"/>
    <w:rsid w:val="007D444B"/>
    <w:rsid w:val="007D6232"/>
    <w:rsid w:val="007E78A3"/>
    <w:rsid w:val="007F1F99"/>
    <w:rsid w:val="007F6394"/>
    <w:rsid w:val="007F768F"/>
    <w:rsid w:val="00802819"/>
    <w:rsid w:val="00804A9B"/>
    <w:rsid w:val="0080791D"/>
    <w:rsid w:val="00810659"/>
    <w:rsid w:val="00810F67"/>
    <w:rsid w:val="00811CF4"/>
    <w:rsid w:val="00816A99"/>
    <w:rsid w:val="008200C4"/>
    <w:rsid w:val="00821F7B"/>
    <w:rsid w:val="00862CA5"/>
    <w:rsid w:val="00867EFD"/>
    <w:rsid w:val="00873603"/>
    <w:rsid w:val="00876691"/>
    <w:rsid w:val="00877EA4"/>
    <w:rsid w:val="00897BB9"/>
    <w:rsid w:val="008A2C7D"/>
    <w:rsid w:val="008A41E8"/>
    <w:rsid w:val="008B1F6E"/>
    <w:rsid w:val="008B24FD"/>
    <w:rsid w:val="008B6C28"/>
    <w:rsid w:val="008C0EF7"/>
    <w:rsid w:val="008C4B23"/>
    <w:rsid w:val="008C6981"/>
    <w:rsid w:val="008D2248"/>
    <w:rsid w:val="008D3469"/>
    <w:rsid w:val="008D3D6D"/>
    <w:rsid w:val="008D55F1"/>
    <w:rsid w:val="008D60D9"/>
    <w:rsid w:val="008E1487"/>
    <w:rsid w:val="008F2B08"/>
    <w:rsid w:val="008F6E2C"/>
    <w:rsid w:val="009005A2"/>
    <w:rsid w:val="0091329A"/>
    <w:rsid w:val="00923DAF"/>
    <w:rsid w:val="00924849"/>
    <w:rsid w:val="00925B1D"/>
    <w:rsid w:val="00927F2B"/>
    <w:rsid w:val="009303D9"/>
    <w:rsid w:val="00930735"/>
    <w:rsid w:val="00933C64"/>
    <w:rsid w:val="00934CDA"/>
    <w:rsid w:val="0093534B"/>
    <w:rsid w:val="0094212F"/>
    <w:rsid w:val="00955E4D"/>
    <w:rsid w:val="009613D2"/>
    <w:rsid w:val="009641C2"/>
    <w:rsid w:val="00966AE0"/>
    <w:rsid w:val="00966C8C"/>
    <w:rsid w:val="00971976"/>
    <w:rsid w:val="00972203"/>
    <w:rsid w:val="0098335A"/>
    <w:rsid w:val="00984009"/>
    <w:rsid w:val="009865D1"/>
    <w:rsid w:val="00987A00"/>
    <w:rsid w:val="009B0EDE"/>
    <w:rsid w:val="009C4C0E"/>
    <w:rsid w:val="009C7E27"/>
    <w:rsid w:val="009D1134"/>
    <w:rsid w:val="009D3438"/>
    <w:rsid w:val="009E39C7"/>
    <w:rsid w:val="009E4779"/>
    <w:rsid w:val="009F1D79"/>
    <w:rsid w:val="00A021E6"/>
    <w:rsid w:val="00A059B3"/>
    <w:rsid w:val="00A13C98"/>
    <w:rsid w:val="00A205AA"/>
    <w:rsid w:val="00A33D15"/>
    <w:rsid w:val="00A4554F"/>
    <w:rsid w:val="00A6312F"/>
    <w:rsid w:val="00A63A7A"/>
    <w:rsid w:val="00A705A7"/>
    <w:rsid w:val="00A733C4"/>
    <w:rsid w:val="00A84493"/>
    <w:rsid w:val="00A9030A"/>
    <w:rsid w:val="00A9456E"/>
    <w:rsid w:val="00AA0875"/>
    <w:rsid w:val="00AA0D15"/>
    <w:rsid w:val="00AB2E8C"/>
    <w:rsid w:val="00AB4252"/>
    <w:rsid w:val="00AC4F8A"/>
    <w:rsid w:val="00AC50C4"/>
    <w:rsid w:val="00AC711C"/>
    <w:rsid w:val="00AD4719"/>
    <w:rsid w:val="00AD52F4"/>
    <w:rsid w:val="00AE0A8B"/>
    <w:rsid w:val="00AE3409"/>
    <w:rsid w:val="00B06ED2"/>
    <w:rsid w:val="00B07464"/>
    <w:rsid w:val="00B112A3"/>
    <w:rsid w:val="00B11A60"/>
    <w:rsid w:val="00B17F7B"/>
    <w:rsid w:val="00B21BCC"/>
    <w:rsid w:val="00B21FF6"/>
    <w:rsid w:val="00B22613"/>
    <w:rsid w:val="00B27010"/>
    <w:rsid w:val="00B270F3"/>
    <w:rsid w:val="00B46CB8"/>
    <w:rsid w:val="00B50B3B"/>
    <w:rsid w:val="00B5460D"/>
    <w:rsid w:val="00B71ECE"/>
    <w:rsid w:val="00B924D1"/>
    <w:rsid w:val="00B93C3D"/>
    <w:rsid w:val="00B97797"/>
    <w:rsid w:val="00BA1025"/>
    <w:rsid w:val="00BA7CDD"/>
    <w:rsid w:val="00BC3420"/>
    <w:rsid w:val="00BD032E"/>
    <w:rsid w:val="00BD42F9"/>
    <w:rsid w:val="00BD52EA"/>
    <w:rsid w:val="00BD5E9B"/>
    <w:rsid w:val="00BD670B"/>
    <w:rsid w:val="00BE0763"/>
    <w:rsid w:val="00BE0C08"/>
    <w:rsid w:val="00BE6402"/>
    <w:rsid w:val="00BE74C5"/>
    <w:rsid w:val="00BE7D3C"/>
    <w:rsid w:val="00BF0E5E"/>
    <w:rsid w:val="00BF5792"/>
    <w:rsid w:val="00BF5FF6"/>
    <w:rsid w:val="00C0207F"/>
    <w:rsid w:val="00C156E5"/>
    <w:rsid w:val="00C16117"/>
    <w:rsid w:val="00C16288"/>
    <w:rsid w:val="00C3075A"/>
    <w:rsid w:val="00C36F34"/>
    <w:rsid w:val="00C474CE"/>
    <w:rsid w:val="00C5063F"/>
    <w:rsid w:val="00C51CA7"/>
    <w:rsid w:val="00C62938"/>
    <w:rsid w:val="00C65C35"/>
    <w:rsid w:val="00C6729B"/>
    <w:rsid w:val="00C728C4"/>
    <w:rsid w:val="00C919A4"/>
    <w:rsid w:val="00C95F74"/>
    <w:rsid w:val="00CA4392"/>
    <w:rsid w:val="00CA566F"/>
    <w:rsid w:val="00CA6E19"/>
    <w:rsid w:val="00CA765D"/>
    <w:rsid w:val="00CB4A71"/>
    <w:rsid w:val="00CC393F"/>
    <w:rsid w:val="00CD5C66"/>
    <w:rsid w:val="00CD6262"/>
    <w:rsid w:val="00CF2CA2"/>
    <w:rsid w:val="00D033BE"/>
    <w:rsid w:val="00D15DD7"/>
    <w:rsid w:val="00D166FF"/>
    <w:rsid w:val="00D16FD3"/>
    <w:rsid w:val="00D2176E"/>
    <w:rsid w:val="00D269A1"/>
    <w:rsid w:val="00D431B6"/>
    <w:rsid w:val="00D43771"/>
    <w:rsid w:val="00D52AED"/>
    <w:rsid w:val="00D55E97"/>
    <w:rsid w:val="00D61EF3"/>
    <w:rsid w:val="00D622FD"/>
    <w:rsid w:val="00D632BE"/>
    <w:rsid w:val="00D651DE"/>
    <w:rsid w:val="00D66014"/>
    <w:rsid w:val="00D71F16"/>
    <w:rsid w:val="00D72D06"/>
    <w:rsid w:val="00D7522C"/>
    <w:rsid w:val="00D7536F"/>
    <w:rsid w:val="00D76668"/>
    <w:rsid w:val="00D77AA7"/>
    <w:rsid w:val="00D848FB"/>
    <w:rsid w:val="00D86C9F"/>
    <w:rsid w:val="00D93901"/>
    <w:rsid w:val="00DA34D6"/>
    <w:rsid w:val="00DB0AEB"/>
    <w:rsid w:val="00DB50E4"/>
    <w:rsid w:val="00DB5941"/>
    <w:rsid w:val="00DC7CAA"/>
    <w:rsid w:val="00DC7DB3"/>
    <w:rsid w:val="00DD058D"/>
    <w:rsid w:val="00DD262C"/>
    <w:rsid w:val="00DD270C"/>
    <w:rsid w:val="00DE080C"/>
    <w:rsid w:val="00DE2FBD"/>
    <w:rsid w:val="00DE3598"/>
    <w:rsid w:val="00DE35CF"/>
    <w:rsid w:val="00DF4BB7"/>
    <w:rsid w:val="00E00416"/>
    <w:rsid w:val="00E007AE"/>
    <w:rsid w:val="00E06729"/>
    <w:rsid w:val="00E07383"/>
    <w:rsid w:val="00E1240A"/>
    <w:rsid w:val="00E1578E"/>
    <w:rsid w:val="00E21CF4"/>
    <w:rsid w:val="00E2729B"/>
    <w:rsid w:val="00E2748C"/>
    <w:rsid w:val="00E31057"/>
    <w:rsid w:val="00E360F3"/>
    <w:rsid w:val="00E42B62"/>
    <w:rsid w:val="00E43C6D"/>
    <w:rsid w:val="00E45FDC"/>
    <w:rsid w:val="00E50731"/>
    <w:rsid w:val="00E54489"/>
    <w:rsid w:val="00E61E12"/>
    <w:rsid w:val="00E677A7"/>
    <w:rsid w:val="00E717F8"/>
    <w:rsid w:val="00E719F3"/>
    <w:rsid w:val="00E72EBF"/>
    <w:rsid w:val="00E7596C"/>
    <w:rsid w:val="00E7746A"/>
    <w:rsid w:val="00E77E98"/>
    <w:rsid w:val="00E83D01"/>
    <w:rsid w:val="00E84DC0"/>
    <w:rsid w:val="00E878F2"/>
    <w:rsid w:val="00E92C50"/>
    <w:rsid w:val="00EA13F7"/>
    <w:rsid w:val="00EA1D56"/>
    <w:rsid w:val="00EA5C9A"/>
    <w:rsid w:val="00EA79EB"/>
    <w:rsid w:val="00ED0149"/>
    <w:rsid w:val="00ED17E6"/>
    <w:rsid w:val="00ED7A55"/>
    <w:rsid w:val="00EE6E58"/>
    <w:rsid w:val="00EF55DB"/>
    <w:rsid w:val="00EF7DE3"/>
    <w:rsid w:val="00F00701"/>
    <w:rsid w:val="00F03103"/>
    <w:rsid w:val="00F03DAA"/>
    <w:rsid w:val="00F0630B"/>
    <w:rsid w:val="00F13017"/>
    <w:rsid w:val="00F135DC"/>
    <w:rsid w:val="00F17FAF"/>
    <w:rsid w:val="00F26B11"/>
    <w:rsid w:val="00F271DE"/>
    <w:rsid w:val="00F27EAB"/>
    <w:rsid w:val="00F3121F"/>
    <w:rsid w:val="00F53F57"/>
    <w:rsid w:val="00F5469B"/>
    <w:rsid w:val="00F55AC9"/>
    <w:rsid w:val="00F569B1"/>
    <w:rsid w:val="00F627DA"/>
    <w:rsid w:val="00F7288F"/>
    <w:rsid w:val="00F74802"/>
    <w:rsid w:val="00F80490"/>
    <w:rsid w:val="00F82EBB"/>
    <w:rsid w:val="00F83E86"/>
    <w:rsid w:val="00F847A6"/>
    <w:rsid w:val="00F90112"/>
    <w:rsid w:val="00F90916"/>
    <w:rsid w:val="00F9441B"/>
    <w:rsid w:val="00FA4C32"/>
    <w:rsid w:val="00FB3BC5"/>
    <w:rsid w:val="00FD2253"/>
    <w:rsid w:val="00FD3227"/>
    <w:rsid w:val="00FE2424"/>
    <w:rsid w:val="00FE5717"/>
    <w:rsid w:val="00FE7114"/>
    <w:rsid w:val="00FF2A7C"/>
    <w:rsid w:val="00FF5CEE"/>
  </w:rsids>
  <m:mathPr>
    <m:mathFont m:val="Cambria Math"/>
    <m:brkBin m:val="before"/>
    <m:brkBinSub m:val="--"/>
    <m:smallFrac m:val="0"/>
    <m:dispDef/>
    <m:lMargin m:val="0"/>
    <m:rMargin m:val="0"/>
    <m:defJc m:val="centerGroup"/>
    <m:wrapIndent m:val="1440"/>
    <m:intLim m:val="subSup"/>
    <m:naryLim m:val="undOvr"/>
  </m:mathPr>
  <w:themeFontLang w:val="en-Q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CCDDCA"/>
  <w15:chartTrackingRefBased/>
  <w15:docId w15:val="{1E671A3D-A5C4-A547-BAC2-E1099BF0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Q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9030A"/>
    <w:pPr>
      <w:ind w:left="720"/>
      <w:contextualSpacing/>
    </w:pPr>
  </w:style>
  <w:style w:type="paragraph" w:styleId="Bibliography">
    <w:name w:val="Bibliography"/>
    <w:basedOn w:val="Normal"/>
    <w:next w:val="Normal"/>
    <w:uiPriority w:val="37"/>
    <w:unhideWhenUsed/>
    <w:rsid w:val="00CB4A71"/>
    <w:pPr>
      <w:jc w:val="left"/>
    </w:pPr>
    <w:rPr>
      <w:rFonts w:asciiTheme="minorHAnsi" w:eastAsiaTheme="minorHAnsi" w:hAnsiTheme="minorHAnsi" w:cstheme="minorBidi"/>
      <w:sz w:val="24"/>
      <w:szCs w:val="24"/>
    </w:rPr>
  </w:style>
  <w:style w:type="character" w:styleId="CommentReference">
    <w:name w:val="annotation reference"/>
    <w:basedOn w:val="DefaultParagraphFont"/>
    <w:rsid w:val="00F80490"/>
    <w:rPr>
      <w:sz w:val="16"/>
      <w:szCs w:val="16"/>
    </w:rPr>
  </w:style>
  <w:style w:type="paragraph" w:styleId="CommentText">
    <w:name w:val="annotation text"/>
    <w:basedOn w:val="Normal"/>
    <w:link w:val="CommentTextChar"/>
    <w:rsid w:val="00F80490"/>
  </w:style>
  <w:style w:type="character" w:customStyle="1" w:styleId="CommentTextChar">
    <w:name w:val="Comment Text Char"/>
    <w:basedOn w:val="DefaultParagraphFont"/>
    <w:link w:val="CommentText"/>
    <w:rsid w:val="00F80490"/>
    <w:rPr>
      <w:lang w:val="en-US" w:eastAsia="en-US"/>
    </w:rPr>
  </w:style>
  <w:style w:type="paragraph" w:styleId="CommentSubject">
    <w:name w:val="annotation subject"/>
    <w:basedOn w:val="CommentText"/>
    <w:next w:val="CommentText"/>
    <w:link w:val="CommentSubjectChar"/>
    <w:rsid w:val="00F80490"/>
    <w:rPr>
      <w:b/>
      <w:bCs/>
    </w:rPr>
  </w:style>
  <w:style w:type="character" w:customStyle="1" w:styleId="CommentSubjectChar">
    <w:name w:val="Comment Subject Char"/>
    <w:basedOn w:val="CommentTextChar"/>
    <w:link w:val="CommentSubject"/>
    <w:rsid w:val="00F80490"/>
    <w:rPr>
      <w:b/>
      <w:bCs/>
      <w:lang w:val="en-US" w:eastAsia="en-US"/>
    </w:rPr>
  </w:style>
  <w:style w:type="paragraph" w:styleId="BalloonText">
    <w:name w:val="Balloon Text"/>
    <w:basedOn w:val="Normal"/>
    <w:link w:val="BalloonTextChar"/>
    <w:rsid w:val="00F80490"/>
    <w:rPr>
      <w:rFonts w:ascii="Segoe UI" w:hAnsi="Segoe UI" w:cs="Segoe UI"/>
      <w:sz w:val="18"/>
      <w:szCs w:val="18"/>
    </w:rPr>
  </w:style>
  <w:style w:type="character" w:customStyle="1" w:styleId="BalloonTextChar">
    <w:name w:val="Balloon Text Char"/>
    <w:basedOn w:val="DefaultParagraphFont"/>
    <w:link w:val="BalloonText"/>
    <w:rsid w:val="00F80490"/>
    <w:rPr>
      <w:rFonts w:ascii="Segoe UI" w:hAnsi="Segoe UI" w:cs="Segoe UI"/>
      <w:sz w:val="18"/>
      <w:szCs w:val="18"/>
      <w:lang w:val="en-US" w:eastAsia="en-US"/>
    </w:rPr>
  </w:style>
  <w:style w:type="character" w:customStyle="1" w:styleId="apple-converted-space">
    <w:name w:val="apple-converted-space"/>
    <w:basedOn w:val="DefaultParagraphFont"/>
    <w:rsid w:val="00340DC2"/>
  </w:style>
  <w:style w:type="character" w:styleId="Hyperlink">
    <w:name w:val="Hyperlink"/>
    <w:basedOn w:val="DefaultParagraphFont"/>
    <w:uiPriority w:val="99"/>
    <w:unhideWhenUsed/>
    <w:rsid w:val="00340DC2"/>
    <w:rPr>
      <w:color w:val="0000FF"/>
      <w:u w:val="single"/>
    </w:rPr>
  </w:style>
  <w:style w:type="paragraph" w:styleId="Revision">
    <w:name w:val="Revision"/>
    <w:hidden/>
    <w:uiPriority w:val="99"/>
    <w:semiHidden/>
    <w:rsid w:val="00D52AED"/>
    <w:rPr>
      <w:lang w:val="en-US" w:eastAsia="en-US"/>
    </w:rPr>
  </w:style>
  <w:style w:type="character" w:styleId="PlaceholderText">
    <w:name w:val="Placeholder Text"/>
    <w:basedOn w:val="DefaultParagraphFont"/>
    <w:uiPriority w:val="99"/>
    <w:semiHidden/>
    <w:rsid w:val="00C5063F"/>
    <w:rPr>
      <w:color w:val="808080"/>
    </w:rPr>
  </w:style>
  <w:style w:type="paragraph" w:styleId="HTMLPreformatted">
    <w:name w:val="HTML Preformatted"/>
    <w:basedOn w:val="Normal"/>
    <w:link w:val="HTMLPreformattedChar"/>
    <w:uiPriority w:val="99"/>
    <w:unhideWhenUsed/>
    <w:rsid w:val="0074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741688"/>
    <w:rPr>
      <w:rFonts w:ascii="Courier New" w:eastAsia="Times New Roman" w:hAnsi="Courier New" w:cs="Courier New"/>
    </w:rPr>
  </w:style>
  <w:style w:type="character" w:customStyle="1" w:styleId="cp">
    <w:name w:val="cp"/>
    <w:basedOn w:val="DefaultParagraphFont"/>
    <w:rsid w:val="00741688"/>
  </w:style>
  <w:style w:type="character" w:customStyle="1" w:styleId="cpf">
    <w:name w:val="cpf"/>
    <w:basedOn w:val="DefaultParagraphFont"/>
    <w:rsid w:val="00741688"/>
  </w:style>
  <w:style w:type="character" w:customStyle="1" w:styleId="kt">
    <w:name w:val="kt"/>
    <w:basedOn w:val="DefaultParagraphFont"/>
    <w:rsid w:val="00741688"/>
  </w:style>
  <w:style w:type="character" w:customStyle="1" w:styleId="nf">
    <w:name w:val="nf"/>
    <w:basedOn w:val="DefaultParagraphFont"/>
    <w:rsid w:val="00741688"/>
  </w:style>
  <w:style w:type="character" w:customStyle="1" w:styleId="p">
    <w:name w:val="p"/>
    <w:basedOn w:val="DefaultParagraphFont"/>
    <w:rsid w:val="00741688"/>
  </w:style>
  <w:style w:type="character" w:customStyle="1" w:styleId="n">
    <w:name w:val="n"/>
    <w:basedOn w:val="DefaultParagraphFont"/>
    <w:rsid w:val="00741688"/>
  </w:style>
  <w:style w:type="character" w:customStyle="1" w:styleId="mi">
    <w:name w:val="mi"/>
    <w:basedOn w:val="DefaultParagraphFont"/>
    <w:rsid w:val="00741688"/>
  </w:style>
  <w:style w:type="character" w:customStyle="1" w:styleId="s">
    <w:name w:val="s"/>
    <w:basedOn w:val="DefaultParagraphFont"/>
    <w:rsid w:val="00741688"/>
  </w:style>
  <w:style w:type="character" w:customStyle="1" w:styleId="o">
    <w:name w:val="o"/>
    <w:basedOn w:val="DefaultParagraphFont"/>
    <w:rsid w:val="00741688"/>
  </w:style>
  <w:style w:type="character" w:customStyle="1" w:styleId="se">
    <w:name w:val="se"/>
    <w:basedOn w:val="DefaultParagraphFont"/>
    <w:rsid w:val="00741688"/>
  </w:style>
  <w:style w:type="paragraph" w:styleId="Caption">
    <w:name w:val="caption"/>
    <w:basedOn w:val="Normal"/>
    <w:next w:val="Normal"/>
    <w:uiPriority w:val="35"/>
    <w:unhideWhenUsed/>
    <w:qFormat/>
    <w:rsid w:val="00CA6E1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A021E6"/>
    <w:rPr>
      <w:color w:val="605E5C"/>
      <w:shd w:val="clear" w:color="auto" w:fill="E1DFDD"/>
    </w:rPr>
  </w:style>
  <w:style w:type="character" w:styleId="FollowedHyperlink">
    <w:name w:val="FollowedHyperlink"/>
    <w:basedOn w:val="DefaultParagraphFont"/>
    <w:rsid w:val="00DD262C"/>
    <w:rPr>
      <w:color w:val="954F72" w:themeColor="followedHyperlink"/>
      <w:u w:val="single"/>
    </w:rPr>
  </w:style>
  <w:style w:type="character" w:customStyle="1" w:styleId="Heading1Char">
    <w:name w:val="Heading 1 Char"/>
    <w:basedOn w:val="DefaultParagraphFont"/>
    <w:link w:val="Heading1"/>
    <w:uiPriority w:val="9"/>
    <w:rsid w:val="00D166FF"/>
    <w:rPr>
      <w:smallCaps/>
      <w:noProof/>
      <w:lang w:val="en-US" w:eastAsia="en-US"/>
    </w:rPr>
  </w:style>
  <w:style w:type="character" w:styleId="Emphasis">
    <w:name w:val="Emphasis"/>
    <w:basedOn w:val="DefaultParagraphFont"/>
    <w:uiPriority w:val="20"/>
    <w:qFormat/>
    <w:rsid w:val="00F03DAA"/>
    <w:rPr>
      <w:i/>
      <w:iCs/>
    </w:rPr>
  </w:style>
  <w:style w:type="character" w:styleId="UnresolvedMention">
    <w:name w:val="Unresolved Mention"/>
    <w:basedOn w:val="DefaultParagraphFont"/>
    <w:uiPriority w:val="99"/>
    <w:semiHidden/>
    <w:unhideWhenUsed/>
    <w:rsid w:val="009840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824">
      <w:bodyDiv w:val="1"/>
      <w:marLeft w:val="0"/>
      <w:marRight w:val="0"/>
      <w:marTop w:val="0"/>
      <w:marBottom w:val="0"/>
      <w:divBdr>
        <w:top w:val="none" w:sz="0" w:space="0" w:color="auto"/>
        <w:left w:val="none" w:sz="0" w:space="0" w:color="auto"/>
        <w:bottom w:val="none" w:sz="0" w:space="0" w:color="auto"/>
        <w:right w:val="none" w:sz="0" w:space="0" w:color="auto"/>
      </w:divBdr>
    </w:div>
    <w:div w:id="2437449">
      <w:bodyDiv w:val="1"/>
      <w:marLeft w:val="0"/>
      <w:marRight w:val="0"/>
      <w:marTop w:val="0"/>
      <w:marBottom w:val="0"/>
      <w:divBdr>
        <w:top w:val="none" w:sz="0" w:space="0" w:color="auto"/>
        <w:left w:val="none" w:sz="0" w:space="0" w:color="auto"/>
        <w:bottom w:val="none" w:sz="0" w:space="0" w:color="auto"/>
        <w:right w:val="none" w:sz="0" w:space="0" w:color="auto"/>
      </w:divBdr>
    </w:div>
    <w:div w:id="21168898">
      <w:bodyDiv w:val="1"/>
      <w:marLeft w:val="0"/>
      <w:marRight w:val="0"/>
      <w:marTop w:val="0"/>
      <w:marBottom w:val="0"/>
      <w:divBdr>
        <w:top w:val="none" w:sz="0" w:space="0" w:color="auto"/>
        <w:left w:val="none" w:sz="0" w:space="0" w:color="auto"/>
        <w:bottom w:val="none" w:sz="0" w:space="0" w:color="auto"/>
        <w:right w:val="none" w:sz="0" w:space="0" w:color="auto"/>
      </w:divBdr>
    </w:div>
    <w:div w:id="35157159">
      <w:bodyDiv w:val="1"/>
      <w:marLeft w:val="0"/>
      <w:marRight w:val="0"/>
      <w:marTop w:val="0"/>
      <w:marBottom w:val="0"/>
      <w:divBdr>
        <w:top w:val="none" w:sz="0" w:space="0" w:color="auto"/>
        <w:left w:val="none" w:sz="0" w:space="0" w:color="auto"/>
        <w:bottom w:val="none" w:sz="0" w:space="0" w:color="auto"/>
        <w:right w:val="none" w:sz="0" w:space="0" w:color="auto"/>
      </w:divBdr>
    </w:div>
    <w:div w:id="41253829">
      <w:bodyDiv w:val="1"/>
      <w:marLeft w:val="0"/>
      <w:marRight w:val="0"/>
      <w:marTop w:val="0"/>
      <w:marBottom w:val="0"/>
      <w:divBdr>
        <w:top w:val="none" w:sz="0" w:space="0" w:color="auto"/>
        <w:left w:val="none" w:sz="0" w:space="0" w:color="auto"/>
        <w:bottom w:val="none" w:sz="0" w:space="0" w:color="auto"/>
        <w:right w:val="none" w:sz="0" w:space="0" w:color="auto"/>
      </w:divBdr>
    </w:div>
    <w:div w:id="45034810">
      <w:bodyDiv w:val="1"/>
      <w:marLeft w:val="0"/>
      <w:marRight w:val="0"/>
      <w:marTop w:val="0"/>
      <w:marBottom w:val="0"/>
      <w:divBdr>
        <w:top w:val="none" w:sz="0" w:space="0" w:color="auto"/>
        <w:left w:val="none" w:sz="0" w:space="0" w:color="auto"/>
        <w:bottom w:val="none" w:sz="0" w:space="0" w:color="auto"/>
        <w:right w:val="none" w:sz="0" w:space="0" w:color="auto"/>
      </w:divBdr>
    </w:div>
    <w:div w:id="57361778">
      <w:bodyDiv w:val="1"/>
      <w:marLeft w:val="0"/>
      <w:marRight w:val="0"/>
      <w:marTop w:val="0"/>
      <w:marBottom w:val="0"/>
      <w:divBdr>
        <w:top w:val="none" w:sz="0" w:space="0" w:color="auto"/>
        <w:left w:val="none" w:sz="0" w:space="0" w:color="auto"/>
        <w:bottom w:val="none" w:sz="0" w:space="0" w:color="auto"/>
        <w:right w:val="none" w:sz="0" w:space="0" w:color="auto"/>
      </w:divBdr>
    </w:div>
    <w:div w:id="85924548">
      <w:bodyDiv w:val="1"/>
      <w:marLeft w:val="0"/>
      <w:marRight w:val="0"/>
      <w:marTop w:val="0"/>
      <w:marBottom w:val="0"/>
      <w:divBdr>
        <w:top w:val="none" w:sz="0" w:space="0" w:color="auto"/>
        <w:left w:val="none" w:sz="0" w:space="0" w:color="auto"/>
        <w:bottom w:val="none" w:sz="0" w:space="0" w:color="auto"/>
        <w:right w:val="none" w:sz="0" w:space="0" w:color="auto"/>
      </w:divBdr>
    </w:div>
    <w:div w:id="97455828">
      <w:bodyDiv w:val="1"/>
      <w:marLeft w:val="0"/>
      <w:marRight w:val="0"/>
      <w:marTop w:val="0"/>
      <w:marBottom w:val="0"/>
      <w:divBdr>
        <w:top w:val="none" w:sz="0" w:space="0" w:color="auto"/>
        <w:left w:val="none" w:sz="0" w:space="0" w:color="auto"/>
        <w:bottom w:val="none" w:sz="0" w:space="0" w:color="auto"/>
        <w:right w:val="none" w:sz="0" w:space="0" w:color="auto"/>
      </w:divBdr>
    </w:div>
    <w:div w:id="105464639">
      <w:bodyDiv w:val="1"/>
      <w:marLeft w:val="0"/>
      <w:marRight w:val="0"/>
      <w:marTop w:val="0"/>
      <w:marBottom w:val="0"/>
      <w:divBdr>
        <w:top w:val="none" w:sz="0" w:space="0" w:color="auto"/>
        <w:left w:val="none" w:sz="0" w:space="0" w:color="auto"/>
        <w:bottom w:val="none" w:sz="0" w:space="0" w:color="auto"/>
        <w:right w:val="none" w:sz="0" w:space="0" w:color="auto"/>
      </w:divBdr>
    </w:div>
    <w:div w:id="110170713">
      <w:bodyDiv w:val="1"/>
      <w:marLeft w:val="0"/>
      <w:marRight w:val="0"/>
      <w:marTop w:val="0"/>
      <w:marBottom w:val="0"/>
      <w:divBdr>
        <w:top w:val="none" w:sz="0" w:space="0" w:color="auto"/>
        <w:left w:val="none" w:sz="0" w:space="0" w:color="auto"/>
        <w:bottom w:val="none" w:sz="0" w:space="0" w:color="auto"/>
        <w:right w:val="none" w:sz="0" w:space="0" w:color="auto"/>
      </w:divBdr>
    </w:div>
    <w:div w:id="119039060">
      <w:bodyDiv w:val="1"/>
      <w:marLeft w:val="0"/>
      <w:marRight w:val="0"/>
      <w:marTop w:val="0"/>
      <w:marBottom w:val="0"/>
      <w:divBdr>
        <w:top w:val="none" w:sz="0" w:space="0" w:color="auto"/>
        <w:left w:val="none" w:sz="0" w:space="0" w:color="auto"/>
        <w:bottom w:val="none" w:sz="0" w:space="0" w:color="auto"/>
        <w:right w:val="none" w:sz="0" w:space="0" w:color="auto"/>
      </w:divBdr>
    </w:div>
    <w:div w:id="124936940">
      <w:bodyDiv w:val="1"/>
      <w:marLeft w:val="0"/>
      <w:marRight w:val="0"/>
      <w:marTop w:val="0"/>
      <w:marBottom w:val="0"/>
      <w:divBdr>
        <w:top w:val="none" w:sz="0" w:space="0" w:color="auto"/>
        <w:left w:val="none" w:sz="0" w:space="0" w:color="auto"/>
        <w:bottom w:val="none" w:sz="0" w:space="0" w:color="auto"/>
        <w:right w:val="none" w:sz="0" w:space="0" w:color="auto"/>
      </w:divBdr>
    </w:div>
    <w:div w:id="125859009">
      <w:bodyDiv w:val="1"/>
      <w:marLeft w:val="0"/>
      <w:marRight w:val="0"/>
      <w:marTop w:val="0"/>
      <w:marBottom w:val="0"/>
      <w:divBdr>
        <w:top w:val="none" w:sz="0" w:space="0" w:color="auto"/>
        <w:left w:val="none" w:sz="0" w:space="0" w:color="auto"/>
        <w:bottom w:val="none" w:sz="0" w:space="0" w:color="auto"/>
        <w:right w:val="none" w:sz="0" w:space="0" w:color="auto"/>
      </w:divBdr>
    </w:div>
    <w:div w:id="126974495">
      <w:bodyDiv w:val="1"/>
      <w:marLeft w:val="0"/>
      <w:marRight w:val="0"/>
      <w:marTop w:val="0"/>
      <w:marBottom w:val="0"/>
      <w:divBdr>
        <w:top w:val="none" w:sz="0" w:space="0" w:color="auto"/>
        <w:left w:val="none" w:sz="0" w:space="0" w:color="auto"/>
        <w:bottom w:val="none" w:sz="0" w:space="0" w:color="auto"/>
        <w:right w:val="none" w:sz="0" w:space="0" w:color="auto"/>
      </w:divBdr>
    </w:div>
    <w:div w:id="131413693">
      <w:bodyDiv w:val="1"/>
      <w:marLeft w:val="0"/>
      <w:marRight w:val="0"/>
      <w:marTop w:val="0"/>
      <w:marBottom w:val="0"/>
      <w:divBdr>
        <w:top w:val="none" w:sz="0" w:space="0" w:color="auto"/>
        <w:left w:val="none" w:sz="0" w:space="0" w:color="auto"/>
        <w:bottom w:val="none" w:sz="0" w:space="0" w:color="auto"/>
        <w:right w:val="none" w:sz="0" w:space="0" w:color="auto"/>
      </w:divBdr>
    </w:div>
    <w:div w:id="132135781">
      <w:bodyDiv w:val="1"/>
      <w:marLeft w:val="0"/>
      <w:marRight w:val="0"/>
      <w:marTop w:val="0"/>
      <w:marBottom w:val="0"/>
      <w:divBdr>
        <w:top w:val="none" w:sz="0" w:space="0" w:color="auto"/>
        <w:left w:val="none" w:sz="0" w:space="0" w:color="auto"/>
        <w:bottom w:val="none" w:sz="0" w:space="0" w:color="auto"/>
        <w:right w:val="none" w:sz="0" w:space="0" w:color="auto"/>
      </w:divBdr>
    </w:div>
    <w:div w:id="133986954">
      <w:bodyDiv w:val="1"/>
      <w:marLeft w:val="0"/>
      <w:marRight w:val="0"/>
      <w:marTop w:val="0"/>
      <w:marBottom w:val="0"/>
      <w:divBdr>
        <w:top w:val="none" w:sz="0" w:space="0" w:color="auto"/>
        <w:left w:val="none" w:sz="0" w:space="0" w:color="auto"/>
        <w:bottom w:val="none" w:sz="0" w:space="0" w:color="auto"/>
        <w:right w:val="none" w:sz="0" w:space="0" w:color="auto"/>
      </w:divBdr>
    </w:div>
    <w:div w:id="139855490">
      <w:bodyDiv w:val="1"/>
      <w:marLeft w:val="0"/>
      <w:marRight w:val="0"/>
      <w:marTop w:val="0"/>
      <w:marBottom w:val="0"/>
      <w:divBdr>
        <w:top w:val="none" w:sz="0" w:space="0" w:color="auto"/>
        <w:left w:val="none" w:sz="0" w:space="0" w:color="auto"/>
        <w:bottom w:val="none" w:sz="0" w:space="0" w:color="auto"/>
        <w:right w:val="none" w:sz="0" w:space="0" w:color="auto"/>
      </w:divBdr>
    </w:div>
    <w:div w:id="146870974">
      <w:bodyDiv w:val="1"/>
      <w:marLeft w:val="0"/>
      <w:marRight w:val="0"/>
      <w:marTop w:val="0"/>
      <w:marBottom w:val="0"/>
      <w:divBdr>
        <w:top w:val="none" w:sz="0" w:space="0" w:color="auto"/>
        <w:left w:val="none" w:sz="0" w:space="0" w:color="auto"/>
        <w:bottom w:val="none" w:sz="0" w:space="0" w:color="auto"/>
        <w:right w:val="none" w:sz="0" w:space="0" w:color="auto"/>
      </w:divBdr>
    </w:div>
    <w:div w:id="151213964">
      <w:bodyDiv w:val="1"/>
      <w:marLeft w:val="0"/>
      <w:marRight w:val="0"/>
      <w:marTop w:val="0"/>
      <w:marBottom w:val="0"/>
      <w:divBdr>
        <w:top w:val="none" w:sz="0" w:space="0" w:color="auto"/>
        <w:left w:val="none" w:sz="0" w:space="0" w:color="auto"/>
        <w:bottom w:val="none" w:sz="0" w:space="0" w:color="auto"/>
        <w:right w:val="none" w:sz="0" w:space="0" w:color="auto"/>
      </w:divBdr>
    </w:div>
    <w:div w:id="166408148">
      <w:bodyDiv w:val="1"/>
      <w:marLeft w:val="0"/>
      <w:marRight w:val="0"/>
      <w:marTop w:val="0"/>
      <w:marBottom w:val="0"/>
      <w:divBdr>
        <w:top w:val="none" w:sz="0" w:space="0" w:color="auto"/>
        <w:left w:val="none" w:sz="0" w:space="0" w:color="auto"/>
        <w:bottom w:val="none" w:sz="0" w:space="0" w:color="auto"/>
        <w:right w:val="none" w:sz="0" w:space="0" w:color="auto"/>
      </w:divBdr>
    </w:div>
    <w:div w:id="171263606">
      <w:bodyDiv w:val="1"/>
      <w:marLeft w:val="0"/>
      <w:marRight w:val="0"/>
      <w:marTop w:val="0"/>
      <w:marBottom w:val="0"/>
      <w:divBdr>
        <w:top w:val="none" w:sz="0" w:space="0" w:color="auto"/>
        <w:left w:val="none" w:sz="0" w:space="0" w:color="auto"/>
        <w:bottom w:val="none" w:sz="0" w:space="0" w:color="auto"/>
        <w:right w:val="none" w:sz="0" w:space="0" w:color="auto"/>
      </w:divBdr>
    </w:div>
    <w:div w:id="193739746">
      <w:bodyDiv w:val="1"/>
      <w:marLeft w:val="0"/>
      <w:marRight w:val="0"/>
      <w:marTop w:val="0"/>
      <w:marBottom w:val="0"/>
      <w:divBdr>
        <w:top w:val="none" w:sz="0" w:space="0" w:color="auto"/>
        <w:left w:val="none" w:sz="0" w:space="0" w:color="auto"/>
        <w:bottom w:val="none" w:sz="0" w:space="0" w:color="auto"/>
        <w:right w:val="none" w:sz="0" w:space="0" w:color="auto"/>
      </w:divBdr>
    </w:div>
    <w:div w:id="197551707">
      <w:bodyDiv w:val="1"/>
      <w:marLeft w:val="0"/>
      <w:marRight w:val="0"/>
      <w:marTop w:val="0"/>
      <w:marBottom w:val="0"/>
      <w:divBdr>
        <w:top w:val="none" w:sz="0" w:space="0" w:color="auto"/>
        <w:left w:val="none" w:sz="0" w:space="0" w:color="auto"/>
        <w:bottom w:val="none" w:sz="0" w:space="0" w:color="auto"/>
        <w:right w:val="none" w:sz="0" w:space="0" w:color="auto"/>
      </w:divBdr>
    </w:div>
    <w:div w:id="205877316">
      <w:bodyDiv w:val="1"/>
      <w:marLeft w:val="0"/>
      <w:marRight w:val="0"/>
      <w:marTop w:val="0"/>
      <w:marBottom w:val="0"/>
      <w:divBdr>
        <w:top w:val="none" w:sz="0" w:space="0" w:color="auto"/>
        <w:left w:val="none" w:sz="0" w:space="0" w:color="auto"/>
        <w:bottom w:val="none" w:sz="0" w:space="0" w:color="auto"/>
        <w:right w:val="none" w:sz="0" w:space="0" w:color="auto"/>
      </w:divBdr>
    </w:div>
    <w:div w:id="234243754">
      <w:bodyDiv w:val="1"/>
      <w:marLeft w:val="0"/>
      <w:marRight w:val="0"/>
      <w:marTop w:val="0"/>
      <w:marBottom w:val="0"/>
      <w:divBdr>
        <w:top w:val="none" w:sz="0" w:space="0" w:color="auto"/>
        <w:left w:val="none" w:sz="0" w:space="0" w:color="auto"/>
        <w:bottom w:val="none" w:sz="0" w:space="0" w:color="auto"/>
        <w:right w:val="none" w:sz="0" w:space="0" w:color="auto"/>
      </w:divBdr>
    </w:div>
    <w:div w:id="257055956">
      <w:bodyDiv w:val="1"/>
      <w:marLeft w:val="0"/>
      <w:marRight w:val="0"/>
      <w:marTop w:val="0"/>
      <w:marBottom w:val="0"/>
      <w:divBdr>
        <w:top w:val="none" w:sz="0" w:space="0" w:color="auto"/>
        <w:left w:val="none" w:sz="0" w:space="0" w:color="auto"/>
        <w:bottom w:val="none" w:sz="0" w:space="0" w:color="auto"/>
        <w:right w:val="none" w:sz="0" w:space="0" w:color="auto"/>
      </w:divBdr>
    </w:div>
    <w:div w:id="264584883">
      <w:bodyDiv w:val="1"/>
      <w:marLeft w:val="0"/>
      <w:marRight w:val="0"/>
      <w:marTop w:val="0"/>
      <w:marBottom w:val="0"/>
      <w:divBdr>
        <w:top w:val="none" w:sz="0" w:space="0" w:color="auto"/>
        <w:left w:val="none" w:sz="0" w:space="0" w:color="auto"/>
        <w:bottom w:val="none" w:sz="0" w:space="0" w:color="auto"/>
        <w:right w:val="none" w:sz="0" w:space="0" w:color="auto"/>
      </w:divBdr>
    </w:div>
    <w:div w:id="265626611">
      <w:bodyDiv w:val="1"/>
      <w:marLeft w:val="0"/>
      <w:marRight w:val="0"/>
      <w:marTop w:val="0"/>
      <w:marBottom w:val="0"/>
      <w:divBdr>
        <w:top w:val="none" w:sz="0" w:space="0" w:color="auto"/>
        <w:left w:val="none" w:sz="0" w:space="0" w:color="auto"/>
        <w:bottom w:val="none" w:sz="0" w:space="0" w:color="auto"/>
        <w:right w:val="none" w:sz="0" w:space="0" w:color="auto"/>
      </w:divBdr>
    </w:div>
    <w:div w:id="267542941">
      <w:bodyDiv w:val="1"/>
      <w:marLeft w:val="0"/>
      <w:marRight w:val="0"/>
      <w:marTop w:val="0"/>
      <w:marBottom w:val="0"/>
      <w:divBdr>
        <w:top w:val="none" w:sz="0" w:space="0" w:color="auto"/>
        <w:left w:val="none" w:sz="0" w:space="0" w:color="auto"/>
        <w:bottom w:val="none" w:sz="0" w:space="0" w:color="auto"/>
        <w:right w:val="none" w:sz="0" w:space="0" w:color="auto"/>
      </w:divBdr>
    </w:div>
    <w:div w:id="280186634">
      <w:bodyDiv w:val="1"/>
      <w:marLeft w:val="0"/>
      <w:marRight w:val="0"/>
      <w:marTop w:val="0"/>
      <w:marBottom w:val="0"/>
      <w:divBdr>
        <w:top w:val="none" w:sz="0" w:space="0" w:color="auto"/>
        <w:left w:val="none" w:sz="0" w:space="0" w:color="auto"/>
        <w:bottom w:val="none" w:sz="0" w:space="0" w:color="auto"/>
        <w:right w:val="none" w:sz="0" w:space="0" w:color="auto"/>
      </w:divBdr>
    </w:div>
    <w:div w:id="288390970">
      <w:bodyDiv w:val="1"/>
      <w:marLeft w:val="0"/>
      <w:marRight w:val="0"/>
      <w:marTop w:val="0"/>
      <w:marBottom w:val="0"/>
      <w:divBdr>
        <w:top w:val="none" w:sz="0" w:space="0" w:color="auto"/>
        <w:left w:val="none" w:sz="0" w:space="0" w:color="auto"/>
        <w:bottom w:val="none" w:sz="0" w:space="0" w:color="auto"/>
        <w:right w:val="none" w:sz="0" w:space="0" w:color="auto"/>
      </w:divBdr>
    </w:div>
    <w:div w:id="294212964">
      <w:bodyDiv w:val="1"/>
      <w:marLeft w:val="0"/>
      <w:marRight w:val="0"/>
      <w:marTop w:val="0"/>
      <w:marBottom w:val="0"/>
      <w:divBdr>
        <w:top w:val="none" w:sz="0" w:space="0" w:color="auto"/>
        <w:left w:val="none" w:sz="0" w:space="0" w:color="auto"/>
        <w:bottom w:val="none" w:sz="0" w:space="0" w:color="auto"/>
        <w:right w:val="none" w:sz="0" w:space="0" w:color="auto"/>
      </w:divBdr>
    </w:div>
    <w:div w:id="302546393">
      <w:bodyDiv w:val="1"/>
      <w:marLeft w:val="0"/>
      <w:marRight w:val="0"/>
      <w:marTop w:val="0"/>
      <w:marBottom w:val="0"/>
      <w:divBdr>
        <w:top w:val="none" w:sz="0" w:space="0" w:color="auto"/>
        <w:left w:val="none" w:sz="0" w:space="0" w:color="auto"/>
        <w:bottom w:val="none" w:sz="0" w:space="0" w:color="auto"/>
        <w:right w:val="none" w:sz="0" w:space="0" w:color="auto"/>
      </w:divBdr>
    </w:div>
    <w:div w:id="304313651">
      <w:bodyDiv w:val="1"/>
      <w:marLeft w:val="0"/>
      <w:marRight w:val="0"/>
      <w:marTop w:val="0"/>
      <w:marBottom w:val="0"/>
      <w:divBdr>
        <w:top w:val="none" w:sz="0" w:space="0" w:color="auto"/>
        <w:left w:val="none" w:sz="0" w:space="0" w:color="auto"/>
        <w:bottom w:val="none" w:sz="0" w:space="0" w:color="auto"/>
        <w:right w:val="none" w:sz="0" w:space="0" w:color="auto"/>
      </w:divBdr>
    </w:div>
    <w:div w:id="306517213">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9062326">
      <w:bodyDiv w:val="1"/>
      <w:marLeft w:val="0"/>
      <w:marRight w:val="0"/>
      <w:marTop w:val="0"/>
      <w:marBottom w:val="0"/>
      <w:divBdr>
        <w:top w:val="none" w:sz="0" w:space="0" w:color="auto"/>
        <w:left w:val="none" w:sz="0" w:space="0" w:color="auto"/>
        <w:bottom w:val="none" w:sz="0" w:space="0" w:color="auto"/>
        <w:right w:val="none" w:sz="0" w:space="0" w:color="auto"/>
      </w:divBdr>
    </w:div>
    <w:div w:id="331881911">
      <w:bodyDiv w:val="1"/>
      <w:marLeft w:val="0"/>
      <w:marRight w:val="0"/>
      <w:marTop w:val="0"/>
      <w:marBottom w:val="0"/>
      <w:divBdr>
        <w:top w:val="none" w:sz="0" w:space="0" w:color="auto"/>
        <w:left w:val="none" w:sz="0" w:space="0" w:color="auto"/>
        <w:bottom w:val="none" w:sz="0" w:space="0" w:color="auto"/>
        <w:right w:val="none" w:sz="0" w:space="0" w:color="auto"/>
      </w:divBdr>
    </w:div>
    <w:div w:id="347952511">
      <w:bodyDiv w:val="1"/>
      <w:marLeft w:val="0"/>
      <w:marRight w:val="0"/>
      <w:marTop w:val="0"/>
      <w:marBottom w:val="0"/>
      <w:divBdr>
        <w:top w:val="none" w:sz="0" w:space="0" w:color="auto"/>
        <w:left w:val="none" w:sz="0" w:space="0" w:color="auto"/>
        <w:bottom w:val="none" w:sz="0" w:space="0" w:color="auto"/>
        <w:right w:val="none" w:sz="0" w:space="0" w:color="auto"/>
      </w:divBdr>
    </w:div>
    <w:div w:id="375856622">
      <w:bodyDiv w:val="1"/>
      <w:marLeft w:val="0"/>
      <w:marRight w:val="0"/>
      <w:marTop w:val="0"/>
      <w:marBottom w:val="0"/>
      <w:divBdr>
        <w:top w:val="none" w:sz="0" w:space="0" w:color="auto"/>
        <w:left w:val="none" w:sz="0" w:space="0" w:color="auto"/>
        <w:bottom w:val="none" w:sz="0" w:space="0" w:color="auto"/>
        <w:right w:val="none" w:sz="0" w:space="0" w:color="auto"/>
      </w:divBdr>
    </w:div>
    <w:div w:id="382409748">
      <w:bodyDiv w:val="1"/>
      <w:marLeft w:val="0"/>
      <w:marRight w:val="0"/>
      <w:marTop w:val="0"/>
      <w:marBottom w:val="0"/>
      <w:divBdr>
        <w:top w:val="none" w:sz="0" w:space="0" w:color="auto"/>
        <w:left w:val="none" w:sz="0" w:space="0" w:color="auto"/>
        <w:bottom w:val="none" w:sz="0" w:space="0" w:color="auto"/>
        <w:right w:val="none" w:sz="0" w:space="0" w:color="auto"/>
      </w:divBdr>
    </w:div>
    <w:div w:id="383523740">
      <w:bodyDiv w:val="1"/>
      <w:marLeft w:val="0"/>
      <w:marRight w:val="0"/>
      <w:marTop w:val="0"/>
      <w:marBottom w:val="0"/>
      <w:divBdr>
        <w:top w:val="none" w:sz="0" w:space="0" w:color="auto"/>
        <w:left w:val="none" w:sz="0" w:space="0" w:color="auto"/>
        <w:bottom w:val="none" w:sz="0" w:space="0" w:color="auto"/>
        <w:right w:val="none" w:sz="0" w:space="0" w:color="auto"/>
      </w:divBdr>
    </w:div>
    <w:div w:id="392389947">
      <w:bodyDiv w:val="1"/>
      <w:marLeft w:val="0"/>
      <w:marRight w:val="0"/>
      <w:marTop w:val="0"/>
      <w:marBottom w:val="0"/>
      <w:divBdr>
        <w:top w:val="none" w:sz="0" w:space="0" w:color="auto"/>
        <w:left w:val="none" w:sz="0" w:space="0" w:color="auto"/>
        <w:bottom w:val="none" w:sz="0" w:space="0" w:color="auto"/>
        <w:right w:val="none" w:sz="0" w:space="0" w:color="auto"/>
      </w:divBdr>
    </w:div>
    <w:div w:id="393162257">
      <w:bodyDiv w:val="1"/>
      <w:marLeft w:val="0"/>
      <w:marRight w:val="0"/>
      <w:marTop w:val="0"/>
      <w:marBottom w:val="0"/>
      <w:divBdr>
        <w:top w:val="none" w:sz="0" w:space="0" w:color="auto"/>
        <w:left w:val="none" w:sz="0" w:space="0" w:color="auto"/>
        <w:bottom w:val="none" w:sz="0" w:space="0" w:color="auto"/>
        <w:right w:val="none" w:sz="0" w:space="0" w:color="auto"/>
      </w:divBdr>
    </w:div>
    <w:div w:id="405954195">
      <w:bodyDiv w:val="1"/>
      <w:marLeft w:val="0"/>
      <w:marRight w:val="0"/>
      <w:marTop w:val="0"/>
      <w:marBottom w:val="0"/>
      <w:divBdr>
        <w:top w:val="none" w:sz="0" w:space="0" w:color="auto"/>
        <w:left w:val="none" w:sz="0" w:space="0" w:color="auto"/>
        <w:bottom w:val="none" w:sz="0" w:space="0" w:color="auto"/>
        <w:right w:val="none" w:sz="0" w:space="0" w:color="auto"/>
      </w:divBdr>
    </w:div>
    <w:div w:id="416444193">
      <w:bodyDiv w:val="1"/>
      <w:marLeft w:val="0"/>
      <w:marRight w:val="0"/>
      <w:marTop w:val="0"/>
      <w:marBottom w:val="0"/>
      <w:divBdr>
        <w:top w:val="none" w:sz="0" w:space="0" w:color="auto"/>
        <w:left w:val="none" w:sz="0" w:space="0" w:color="auto"/>
        <w:bottom w:val="none" w:sz="0" w:space="0" w:color="auto"/>
        <w:right w:val="none" w:sz="0" w:space="0" w:color="auto"/>
      </w:divBdr>
    </w:div>
    <w:div w:id="427235948">
      <w:bodyDiv w:val="1"/>
      <w:marLeft w:val="0"/>
      <w:marRight w:val="0"/>
      <w:marTop w:val="0"/>
      <w:marBottom w:val="0"/>
      <w:divBdr>
        <w:top w:val="none" w:sz="0" w:space="0" w:color="auto"/>
        <w:left w:val="none" w:sz="0" w:space="0" w:color="auto"/>
        <w:bottom w:val="none" w:sz="0" w:space="0" w:color="auto"/>
        <w:right w:val="none" w:sz="0" w:space="0" w:color="auto"/>
      </w:divBdr>
    </w:div>
    <w:div w:id="447431192">
      <w:bodyDiv w:val="1"/>
      <w:marLeft w:val="0"/>
      <w:marRight w:val="0"/>
      <w:marTop w:val="0"/>
      <w:marBottom w:val="0"/>
      <w:divBdr>
        <w:top w:val="none" w:sz="0" w:space="0" w:color="auto"/>
        <w:left w:val="none" w:sz="0" w:space="0" w:color="auto"/>
        <w:bottom w:val="none" w:sz="0" w:space="0" w:color="auto"/>
        <w:right w:val="none" w:sz="0" w:space="0" w:color="auto"/>
      </w:divBdr>
    </w:div>
    <w:div w:id="452789146">
      <w:bodyDiv w:val="1"/>
      <w:marLeft w:val="0"/>
      <w:marRight w:val="0"/>
      <w:marTop w:val="0"/>
      <w:marBottom w:val="0"/>
      <w:divBdr>
        <w:top w:val="none" w:sz="0" w:space="0" w:color="auto"/>
        <w:left w:val="none" w:sz="0" w:space="0" w:color="auto"/>
        <w:bottom w:val="none" w:sz="0" w:space="0" w:color="auto"/>
        <w:right w:val="none" w:sz="0" w:space="0" w:color="auto"/>
      </w:divBdr>
    </w:div>
    <w:div w:id="468324227">
      <w:bodyDiv w:val="1"/>
      <w:marLeft w:val="0"/>
      <w:marRight w:val="0"/>
      <w:marTop w:val="0"/>
      <w:marBottom w:val="0"/>
      <w:divBdr>
        <w:top w:val="none" w:sz="0" w:space="0" w:color="auto"/>
        <w:left w:val="none" w:sz="0" w:space="0" w:color="auto"/>
        <w:bottom w:val="none" w:sz="0" w:space="0" w:color="auto"/>
        <w:right w:val="none" w:sz="0" w:space="0" w:color="auto"/>
      </w:divBdr>
    </w:div>
    <w:div w:id="475492630">
      <w:bodyDiv w:val="1"/>
      <w:marLeft w:val="0"/>
      <w:marRight w:val="0"/>
      <w:marTop w:val="0"/>
      <w:marBottom w:val="0"/>
      <w:divBdr>
        <w:top w:val="none" w:sz="0" w:space="0" w:color="auto"/>
        <w:left w:val="none" w:sz="0" w:space="0" w:color="auto"/>
        <w:bottom w:val="none" w:sz="0" w:space="0" w:color="auto"/>
        <w:right w:val="none" w:sz="0" w:space="0" w:color="auto"/>
      </w:divBdr>
    </w:div>
    <w:div w:id="497889644">
      <w:bodyDiv w:val="1"/>
      <w:marLeft w:val="0"/>
      <w:marRight w:val="0"/>
      <w:marTop w:val="0"/>
      <w:marBottom w:val="0"/>
      <w:divBdr>
        <w:top w:val="none" w:sz="0" w:space="0" w:color="auto"/>
        <w:left w:val="none" w:sz="0" w:space="0" w:color="auto"/>
        <w:bottom w:val="none" w:sz="0" w:space="0" w:color="auto"/>
        <w:right w:val="none" w:sz="0" w:space="0" w:color="auto"/>
      </w:divBdr>
    </w:div>
    <w:div w:id="505172234">
      <w:bodyDiv w:val="1"/>
      <w:marLeft w:val="0"/>
      <w:marRight w:val="0"/>
      <w:marTop w:val="0"/>
      <w:marBottom w:val="0"/>
      <w:divBdr>
        <w:top w:val="none" w:sz="0" w:space="0" w:color="auto"/>
        <w:left w:val="none" w:sz="0" w:space="0" w:color="auto"/>
        <w:bottom w:val="none" w:sz="0" w:space="0" w:color="auto"/>
        <w:right w:val="none" w:sz="0" w:space="0" w:color="auto"/>
      </w:divBdr>
    </w:div>
    <w:div w:id="505629748">
      <w:bodyDiv w:val="1"/>
      <w:marLeft w:val="0"/>
      <w:marRight w:val="0"/>
      <w:marTop w:val="0"/>
      <w:marBottom w:val="0"/>
      <w:divBdr>
        <w:top w:val="none" w:sz="0" w:space="0" w:color="auto"/>
        <w:left w:val="none" w:sz="0" w:space="0" w:color="auto"/>
        <w:bottom w:val="none" w:sz="0" w:space="0" w:color="auto"/>
        <w:right w:val="none" w:sz="0" w:space="0" w:color="auto"/>
      </w:divBdr>
    </w:div>
    <w:div w:id="517277522">
      <w:bodyDiv w:val="1"/>
      <w:marLeft w:val="0"/>
      <w:marRight w:val="0"/>
      <w:marTop w:val="0"/>
      <w:marBottom w:val="0"/>
      <w:divBdr>
        <w:top w:val="none" w:sz="0" w:space="0" w:color="auto"/>
        <w:left w:val="none" w:sz="0" w:space="0" w:color="auto"/>
        <w:bottom w:val="none" w:sz="0" w:space="0" w:color="auto"/>
        <w:right w:val="none" w:sz="0" w:space="0" w:color="auto"/>
      </w:divBdr>
    </w:div>
    <w:div w:id="526717460">
      <w:bodyDiv w:val="1"/>
      <w:marLeft w:val="0"/>
      <w:marRight w:val="0"/>
      <w:marTop w:val="0"/>
      <w:marBottom w:val="0"/>
      <w:divBdr>
        <w:top w:val="none" w:sz="0" w:space="0" w:color="auto"/>
        <w:left w:val="none" w:sz="0" w:space="0" w:color="auto"/>
        <w:bottom w:val="none" w:sz="0" w:space="0" w:color="auto"/>
        <w:right w:val="none" w:sz="0" w:space="0" w:color="auto"/>
      </w:divBdr>
    </w:div>
    <w:div w:id="533007330">
      <w:bodyDiv w:val="1"/>
      <w:marLeft w:val="0"/>
      <w:marRight w:val="0"/>
      <w:marTop w:val="0"/>
      <w:marBottom w:val="0"/>
      <w:divBdr>
        <w:top w:val="none" w:sz="0" w:space="0" w:color="auto"/>
        <w:left w:val="none" w:sz="0" w:space="0" w:color="auto"/>
        <w:bottom w:val="none" w:sz="0" w:space="0" w:color="auto"/>
        <w:right w:val="none" w:sz="0" w:space="0" w:color="auto"/>
      </w:divBdr>
    </w:div>
    <w:div w:id="553469090">
      <w:bodyDiv w:val="1"/>
      <w:marLeft w:val="0"/>
      <w:marRight w:val="0"/>
      <w:marTop w:val="0"/>
      <w:marBottom w:val="0"/>
      <w:divBdr>
        <w:top w:val="none" w:sz="0" w:space="0" w:color="auto"/>
        <w:left w:val="none" w:sz="0" w:space="0" w:color="auto"/>
        <w:bottom w:val="none" w:sz="0" w:space="0" w:color="auto"/>
        <w:right w:val="none" w:sz="0" w:space="0" w:color="auto"/>
      </w:divBdr>
    </w:div>
    <w:div w:id="568080202">
      <w:bodyDiv w:val="1"/>
      <w:marLeft w:val="0"/>
      <w:marRight w:val="0"/>
      <w:marTop w:val="0"/>
      <w:marBottom w:val="0"/>
      <w:divBdr>
        <w:top w:val="none" w:sz="0" w:space="0" w:color="auto"/>
        <w:left w:val="none" w:sz="0" w:space="0" w:color="auto"/>
        <w:bottom w:val="none" w:sz="0" w:space="0" w:color="auto"/>
        <w:right w:val="none" w:sz="0" w:space="0" w:color="auto"/>
      </w:divBdr>
    </w:div>
    <w:div w:id="568880570">
      <w:bodyDiv w:val="1"/>
      <w:marLeft w:val="0"/>
      <w:marRight w:val="0"/>
      <w:marTop w:val="0"/>
      <w:marBottom w:val="0"/>
      <w:divBdr>
        <w:top w:val="none" w:sz="0" w:space="0" w:color="auto"/>
        <w:left w:val="none" w:sz="0" w:space="0" w:color="auto"/>
        <w:bottom w:val="none" w:sz="0" w:space="0" w:color="auto"/>
        <w:right w:val="none" w:sz="0" w:space="0" w:color="auto"/>
      </w:divBdr>
    </w:div>
    <w:div w:id="591158872">
      <w:bodyDiv w:val="1"/>
      <w:marLeft w:val="0"/>
      <w:marRight w:val="0"/>
      <w:marTop w:val="0"/>
      <w:marBottom w:val="0"/>
      <w:divBdr>
        <w:top w:val="none" w:sz="0" w:space="0" w:color="auto"/>
        <w:left w:val="none" w:sz="0" w:space="0" w:color="auto"/>
        <w:bottom w:val="none" w:sz="0" w:space="0" w:color="auto"/>
        <w:right w:val="none" w:sz="0" w:space="0" w:color="auto"/>
      </w:divBdr>
    </w:div>
    <w:div w:id="601229412">
      <w:bodyDiv w:val="1"/>
      <w:marLeft w:val="0"/>
      <w:marRight w:val="0"/>
      <w:marTop w:val="0"/>
      <w:marBottom w:val="0"/>
      <w:divBdr>
        <w:top w:val="none" w:sz="0" w:space="0" w:color="auto"/>
        <w:left w:val="none" w:sz="0" w:space="0" w:color="auto"/>
        <w:bottom w:val="none" w:sz="0" w:space="0" w:color="auto"/>
        <w:right w:val="none" w:sz="0" w:space="0" w:color="auto"/>
      </w:divBdr>
    </w:div>
    <w:div w:id="617684189">
      <w:bodyDiv w:val="1"/>
      <w:marLeft w:val="0"/>
      <w:marRight w:val="0"/>
      <w:marTop w:val="0"/>
      <w:marBottom w:val="0"/>
      <w:divBdr>
        <w:top w:val="none" w:sz="0" w:space="0" w:color="auto"/>
        <w:left w:val="none" w:sz="0" w:space="0" w:color="auto"/>
        <w:bottom w:val="none" w:sz="0" w:space="0" w:color="auto"/>
        <w:right w:val="none" w:sz="0" w:space="0" w:color="auto"/>
      </w:divBdr>
    </w:div>
    <w:div w:id="642122744">
      <w:bodyDiv w:val="1"/>
      <w:marLeft w:val="0"/>
      <w:marRight w:val="0"/>
      <w:marTop w:val="0"/>
      <w:marBottom w:val="0"/>
      <w:divBdr>
        <w:top w:val="none" w:sz="0" w:space="0" w:color="auto"/>
        <w:left w:val="none" w:sz="0" w:space="0" w:color="auto"/>
        <w:bottom w:val="none" w:sz="0" w:space="0" w:color="auto"/>
        <w:right w:val="none" w:sz="0" w:space="0" w:color="auto"/>
      </w:divBdr>
    </w:div>
    <w:div w:id="649793088">
      <w:bodyDiv w:val="1"/>
      <w:marLeft w:val="0"/>
      <w:marRight w:val="0"/>
      <w:marTop w:val="0"/>
      <w:marBottom w:val="0"/>
      <w:divBdr>
        <w:top w:val="none" w:sz="0" w:space="0" w:color="auto"/>
        <w:left w:val="none" w:sz="0" w:space="0" w:color="auto"/>
        <w:bottom w:val="none" w:sz="0" w:space="0" w:color="auto"/>
        <w:right w:val="none" w:sz="0" w:space="0" w:color="auto"/>
      </w:divBdr>
    </w:div>
    <w:div w:id="652950348">
      <w:bodyDiv w:val="1"/>
      <w:marLeft w:val="0"/>
      <w:marRight w:val="0"/>
      <w:marTop w:val="0"/>
      <w:marBottom w:val="0"/>
      <w:divBdr>
        <w:top w:val="none" w:sz="0" w:space="0" w:color="auto"/>
        <w:left w:val="none" w:sz="0" w:space="0" w:color="auto"/>
        <w:bottom w:val="none" w:sz="0" w:space="0" w:color="auto"/>
        <w:right w:val="none" w:sz="0" w:space="0" w:color="auto"/>
      </w:divBdr>
      <w:divsChild>
        <w:div w:id="2000569737">
          <w:marLeft w:val="0"/>
          <w:marRight w:val="0"/>
          <w:marTop w:val="0"/>
          <w:marBottom w:val="0"/>
          <w:divBdr>
            <w:top w:val="none" w:sz="0" w:space="0" w:color="auto"/>
            <w:left w:val="none" w:sz="0" w:space="0" w:color="auto"/>
            <w:bottom w:val="none" w:sz="0" w:space="0" w:color="auto"/>
            <w:right w:val="none" w:sz="0" w:space="0" w:color="auto"/>
          </w:divBdr>
          <w:divsChild>
            <w:div w:id="757487775">
              <w:marLeft w:val="0"/>
              <w:marRight w:val="0"/>
              <w:marTop w:val="0"/>
              <w:marBottom w:val="0"/>
              <w:divBdr>
                <w:top w:val="none" w:sz="0" w:space="0" w:color="auto"/>
                <w:left w:val="none" w:sz="0" w:space="0" w:color="auto"/>
                <w:bottom w:val="none" w:sz="0" w:space="0" w:color="auto"/>
                <w:right w:val="none" w:sz="0" w:space="0" w:color="auto"/>
              </w:divBdr>
              <w:divsChild>
                <w:div w:id="20304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3923">
      <w:bodyDiv w:val="1"/>
      <w:marLeft w:val="0"/>
      <w:marRight w:val="0"/>
      <w:marTop w:val="0"/>
      <w:marBottom w:val="0"/>
      <w:divBdr>
        <w:top w:val="none" w:sz="0" w:space="0" w:color="auto"/>
        <w:left w:val="none" w:sz="0" w:space="0" w:color="auto"/>
        <w:bottom w:val="none" w:sz="0" w:space="0" w:color="auto"/>
        <w:right w:val="none" w:sz="0" w:space="0" w:color="auto"/>
      </w:divBdr>
    </w:div>
    <w:div w:id="668484797">
      <w:bodyDiv w:val="1"/>
      <w:marLeft w:val="0"/>
      <w:marRight w:val="0"/>
      <w:marTop w:val="0"/>
      <w:marBottom w:val="0"/>
      <w:divBdr>
        <w:top w:val="none" w:sz="0" w:space="0" w:color="auto"/>
        <w:left w:val="none" w:sz="0" w:space="0" w:color="auto"/>
        <w:bottom w:val="none" w:sz="0" w:space="0" w:color="auto"/>
        <w:right w:val="none" w:sz="0" w:space="0" w:color="auto"/>
      </w:divBdr>
    </w:div>
    <w:div w:id="670452010">
      <w:bodyDiv w:val="1"/>
      <w:marLeft w:val="0"/>
      <w:marRight w:val="0"/>
      <w:marTop w:val="0"/>
      <w:marBottom w:val="0"/>
      <w:divBdr>
        <w:top w:val="none" w:sz="0" w:space="0" w:color="auto"/>
        <w:left w:val="none" w:sz="0" w:space="0" w:color="auto"/>
        <w:bottom w:val="none" w:sz="0" w:space="0" w:color="auto"/>
        <w:right w:val="none" w:sz="0" w:space="0" w:color="auto"/>
      </w:divBdr>
    </w:div>
    <w:div w:id="681007481">
      <w:bodyDiv w:val="1"/>
      <w:marLeft w:val="0"/>
      <w:marRight w:val="0"/>
      <w:marTop w:val="0"/>
      <w:marBottom w:val="0"/>
      <w:divBdr>
        <w:top w:val="none" w:sz="0" w:space="0" w:color="auto"/>
        <w:left w:val="none" w:sz="0" w:space="0" w:color="auto"/>
        <w:bottom w:val="none" w:sz="0" w:space="0" w:color="auto"/>
        <w:right w:val="none" w:sz="0" w:space="0" w:color="auto"/>
      </w:divBdr>
    </w:div>
    <w:div w:id="685790599">
      <w:bodyDiv w:val="1"/>
      <w:marLeft w:val="0"/>
      <w:marRight w:val="0"/>
      <w:marTop w:val="0"/>
      <w:marBottom w:val="0"/>
      <w:divBdr>
        <w:top w:val="none" w:sz="0" w:space="0" w:color="auto"/>
        <w:left w:val="none" w:sz="0" w:space="0" w:color="auto"/>
        <w:bottom w:val="none" w:sz="0" w:space="0" w:color="auto"/>
        <w:right w:val="none" w:sz="0" w:space="0" w:color="auto"/>
      </w:divBdr>
    </w:div>
    <w:div w:id="688868859">
      <w:bodyDiv w:val="1"/>
      <w:marLeft w:val="0"/>
      <w:marRight w:val="0"/>
      <w:marTop w:val="0"/>
      <w:marBottom w:val="0"/>
      <w:divBdr>
        <w:top w:val="none" w:sz="0" w:space="0" w:color="auto"/>
        <w:left w:val="none" w:sz="0" w:space="0" w:color="auto"/>
        <w:bottom w:val="none" w:sz="0" w:space="0" w:color="auto"/>
        <w:right w:val="none" w:sz="0" w:space="0" w:color="auto"/>
      </w:divBdr>
    </w:div>
    <w:div w:id="689375163">
      <w:bodyDiv w:val="1"/>
      <w:marLeft w:val="0"/>
      <w:marRight w:val="0"/>
      <w:marTop w:val="0"/>
      <w:marBottom w:val="0"/>
      <w:divBdr>
        <w:top w:val="none" w:sz="0" w:space="0" w:color="auto"/>
        <w:left w:val="none" w:sz="0" w:space="0" w:color="auto"/>
        <w:bottom w:val="none" w:sz="0" w:space="0" w:color="auto"/>
        <w:right w:val="none" w:sz="0" w:space="0" w:color="auto"/>
      </w:divBdr>
    </w:div>
    <w:div w:id="715785884">
      <w:bodyDiv w:val="1"/>
      <w:marLeft w:val="0"/>
      <w:marRight w:val="0"/>
      <w:marTop w:val="0"/>
      <w:marBottom w:val="0"/>
      <w:divBdr>
        <w:top w:val="none" w:sz="0" w:space="0" w:color="auto"/>
        <w:left w:val="none" w:sz="0" w:space="0" w:color="auto"/>
        <w:bottom w:val="none" w:sz="0" w:space="0" w:color="auto"/>
        <w:right w:val="none" w:sz="0" w:space="0" w:color="auto"/>
      </w:divBdr>
    </w:div>
    <w:div w:id="722800594">
      <w:bodyDiv w:val="1"/>
      <w:marLeft w:val="0"/>
      <w:marRight w:val="0"/>
      <w:marTop w:val="0"/>
      <w:marBottom w:val="0"/>
      <w:divBdr>
        <w:top w:val="none" w:sz="0" w:space="0" w:color="auto"/>
        <w:left w:val="none" w:sz="0" w:space="0" w:color="auto"/>
        <w:bottom w:val="none" w:sz="0" w:space="0" w:color="auto"/>
        <w:right w:val="none" w:sz="0" w:space="0" w:color="auto"/>
      </w:divBdr>
    </w:div>
    <w:div w:id="745759236">
      <w:bodyDiv w:val="1"/>
      <w:marLeft w:val="0"/>
      <w:marRight w:val="0"/>
      <w:marTop w:val="0"/>
      <w:marBottom w:val="0"/>
      <w:divBdr>
        <w:top w:val="none" w:sz="0" w:space="0" w:color="auto"/>
        <w:left w:val="none" w:sz="0" w:space="0" w:color="auto"/>
        <w:bottom w:val="none" w:sz="0" w:space="0" w:color="auto"/>
        <w:right w:val="none" w:sz="0" w:space="0" w:color="auto"/>
      </w:divBdr>
    </w:div>
    <w:div w:id="751127253">
      <w:bodyDiv w:val="1"/>
      <w:marLeft w:val="0"/>
      <w:marRight w:val="0"/>
      <w:marTop w:val="0"/>
      <w:marBottom w:val="0"/>
      <w:divBdr>
        <w:top w:val="none" w:sz="0" w:space="0" w:color="auto"/>
        <w:left w:val="none" w:sz="0" w:space="0" w:color="auto"/>
        <w:bottom w:val="none" w:sz="0" w:space="0" w:color="auto"/>
        <w:right w:val="none" w:sz="0" w:space="0" w:color="auto"/>
      </w:divBdr>
    </w:div>
    <w:div w:id="763186531">
      <w:bodyDiv w:val="1"/>
      <w:marLeft w:val="0"/>
      <w:marRight w:val="0"/>
      <w:marTop w:val="0"/>
      <w:marBottom w:val="0"/>
      <w:divBdr>
        <w:top w:val="none" w:sz="0" w:space="0" w:color="auto"/>
        <w:left w:val="none" w:sz="0" w:space="0" w:color="auto"/>
        <w:bottom w:val="none" w:sz="0" w:space="0" w:color="auto"/>
        <w:right w:val="none" w:sz="0" w:space="0" w:color="auto"/>
      </w:divBdr>
    </w:div>
    <w:div w:id="767309872">
      <w:bodyDiv w:val="1"/>
      <w:marLeft w:val="0"/>
      <w:marRight w:val="0"/>
      <w:marTop w:val="0"/>
      <w:marBottom w:val="0"/>
      <w:divBdr>
        <w:top w:val="none" w:sz="0" w:space="0" w:color="auto"/>
        <w:left w:val="none" w:sz="0" w:space="0" w:color="auto"/>
        <w:bottom w:val="none" w:sz="0" w:space="0" w:color="auto"/>
        <w:right w:val="none" w:sz="0" w:space="0" w:color="auto"/>
      </w:divBdr>
    </w:div>
    <w:div w:id="797456114">
      <w:bodyDiv w:val="1"/>
      <w:marLeft w:val="0"/>
      <w:marRight w:val="0"/>
      <w:marTop w:val="0"/>
      <w:marBottom w:val="0"/>
      <w:divBdr>
        <w:top w:val="none" w:sz="0" w:space="0" w:color="auto"/>
        <w:left w:val="none" w:sz="0" w:space="0" w:color="auto"/>
        <w:bottom w:val="none" w:sz="0" w:space="0" w:color="auto"/>
        <w:right w:val="none" w:sz="0" w:space="0" w:color="auto"/>
      </w:divBdr>
    </w:div>
    <w:div w:id="813984840">
      <w:bodyDiv w:val="1"/>
      <w:marLeft w:val="0"/>
      <w:marRight w:val="0"/>
      <w:marTop w:val="0"/>
      <w:marBottom w:val="0"/>
      <w:divBdr>
        <w:top w:val="none" w:sz="0" w:space="0" w:color="auto"/>
        <w:left w:val="none" w:sz="0" w:space="0" w:color="auto"/>
        <w:bottom w:val="none" w:sz="0" w:space="0" w:color="auto"/>
        <w:right w:val="none" w:sz="0" w:space="0" w:color="auto"/>
      </w:divBdr>
    </w:div>
    <w:div w:id="827673036">
      <w:bodyDiv w:val="1"/>
      <w:marLeft w:val="0"/>
      <w:marRight w:val="0"/>
      <w:marTop w:val="0"/>
      <w:marBottom w:val="0"/>
      <w:divBdr>
        <w:top w:val="none" w:sz="0" w:space="0" w:color="auto"/>
        <w:left w:val="none" w:sz="0" w:space="0" w:color="auto"/>
        <w:bottom w:val="none" w:sz="0" w:space="0" w:color="auto"/>
        <w:right w:val="none" w:sz="0" w:space="0" w:color="auto"/>
      </w:divBdr>
    </w:div>
    <w:div w:id="828133059">
      <w:bodyDiv w:val="1"/>
      <w:marLeft w:val="0"/>
      <w:marRight w:val="0"/>
      <w:marTop w:val="0"/>
      <w:marBottom w:val="0"/>
      <w:divBdr>
        <w:top w:val="none" w:sz="0" w:space="0" w:color="auto"/>
        <w:left w:val="none" w:sz="0" w:space="0" w:color="auto"/>
        <w:bottom w:val="none" w:sz="0" w:space="0" w:color="auto"/>
        <w:right w:val="none" w:sz="0" w:space="0" w:color="auto"/>
      </w:divBdr>
    </w:div>
    <w:div w:id="833911550">
      <w:bodyDiv w:val="1"/>
      <w:marLeft w:val="0"/>
      <w:marRight w:val="0"/>
      <w:marTop w:val="0"/>
      <w:marBottom w:val="0"/>
      <w:divBdr>
        <w:top w:val="none" w:sz="0" w:space="0" w:color="auto"/>
        <w:left w:val="none" w:sz="0" w:space="0" w:color="auto"/>
        <w:bottom w:val="none" w:sz="0" w:space="0" w:color="auto"/>
        <w:right w:val="none" w:sz="0" w:space="0" w:color="auto"/>
      </w:divBdr>
    </w:div>
    <w:div w:id="838469549">
      <w:bodyDiv w:val="1"/>
      <w:marLeft w:val="0"/>
      <w:marRight w:val="0"/>
      <w:marTop w:val="0"/>
      <w:marBottom w:val="0"/>
      <w:divBdr>
        <w:top w:val="none" w:sz="0" w:space="0" w:color="auto"/>
        <w:left w:val="none" w:sz="0" w:space="0" w:color="auto"/>
        <w:bottom w:val="none" w:sz="0" w:space="0" w:color="auto"/>
        <w:right w:val="none" w:sz="0" w:space="0" w:color="auto"/>
      </w:divBdr>
    </w:div>
    <w:div w:id="845634090">
      <w:bodyDiv w:val="1"/>
      <w:marLeft w:val="0"/>
      <w:marRight w:val="0"/>
      <w:marTop w:val="0"/>
      <w:marBottom w:val="0"/>
      <w:divBdr>
        <w:top w:val="none" w:sz="0" w:space="0" w:color="auto"/>
        <w:left w:val="none" w:sz="0" w:space="0" w:color="auto"/>
        <w:bottom w:val="none" w:sz="0" w:space="0" w:color="auto"/>
        <w:right w:val="none" w:sz="0" w:space="0" w:color="auto"/>
      </w:divBdr>
    </w:div>
    <w:div w:id="893156070">
      <w:bodyDiv w:val="1"/>
      <w:marLeft w:val="0"/>
      <w:marRight w:val="0"/>
      <w:marTop w:val="0"/>
      <w:marBottom w:val="0"/>
      <w:divBdr>
        <w:top w:val="none" w:sz="0" w:space="0" w:color="auto"/>
        <w:left w:val="none" w:sz="0" w:space="0" w:color="auto"/>
        <w:bottom w:val="none" w:sz="0" w:space="0" w:color="auto"/>
        <w:right w:val="none" w:sz="0" w:space="0" w:color="auto"/>
      </w:divBdr>
    </w:div>
    <w:div w:id="931619443">
      <w:bodyDiv w:val="1"/>
      <w:marLeft w:val="0"/>
      <w:marRight w:val="0"/>
      <w:marTop w:val="0"/>
      <w:marBottom w:val="0"/>
      <w:divBdr>
        <w:top w:val="none" w:sz="0" w:space="0" w:color="auto"/>
        <w:left w:val="none" w:sz="0" w:space="0" w:color="auto"/>
        <w:bottom w:val="none" w:sz="0" w:space="0" w:color="auto"/>
        <w:right w:val="none" w:sz="0" w:space="0" w:color="auto"/>
      </w:divBdr>
    </w:div>
    <w:div w:id="953947130">
      <w:bodyDiv w:val="1"/>
      <w:marLeft w:val="0"/>
      <w:marRight w:val="0"/>
      <w:marTop w:val="0"/>
      <w:marBottom w:val="0"/>
      <w:divBdr>
        <w:top w:val="none" w:sz="0" w:space="0" w:color="auto"/>
        <w:left w:val="none" w:sz="0" w:space="0" w:color="auto"/>
        <w:bottom w:val="none" w:sz="0" w:space="0" w:color="auto"/>
        <w:right w:val="none" w:sz="0" w:space="0" w:color="auto"/>
      </w:divBdr>
    </w:div>
    <w:div w:id="954553966">
      <w:bodyDiv w:val="1"/>
      <w:marLeft w:val="0"/>
      <w:marRight w:val="0"/>
      <w:marTop w:val="0"/>
      <w:marBottom w:val="0"/>
      <w:divBdr>
        <w:top w:val="none" w:sz="0" w:space="0" w:color="auto"/>
        <w:left w:val="none" w:sz="0" w:space="0" w:color="auto"/>
        <w:bottom w:val="none" w:sz="0" w:space="0" w:color="auto"/>
        <w:right w:val="none" w:sz="0" w:space="0" w:color="auto"/>
      </w:divBdr>
    </w:div>
    <w:div w:id="962350441">
      <w:bodyDiv w:val="1"/>
      <w:marLeft w:val="0"/>
      <w:marRight w:val="0"/>
      <w:marTop w:val="0"/>
      <w:marBottom w:val="0"/>
      <w:divBdr>
        <w:top w:val="none" w:sz="0" w:space="0" w:color="auto"/>
        <w:left w:val="none" w:sz="0" w:space="0" w:color="auto"/>
        <w:bottom w:val="none" w:sz="0" w:space="0" w:color="auto"/>
        <w:right w:val="none" w:sz="0" w:space="0" w:color="auto"/>
      </w:divBdr>
    </w:div>
    <w:div w:id="969551242">
      <w:bodyDiv w:val="1"/>
      <w:marLeft w:val="0"/>
      <w:marRight w:val="0"/>
      <w:marTop w:val="0"/>
      <w:marBottom w:val="0"/>
      <w:divBdr>
        <w:top w:val="none" w:sz="0" w:space="0" w:color="auto"/>
        <w:left w:val="none" w:sz="0" w:space="0" w:color="auto"/>
        <w:bottom w:val="none" w:sz="0" w:space="0" w:color="auto"/>
        <w:right w:val="none" w:sz="0" w:space="0" w:color="auto"/>
      </w:divBdr>
    </w:div>
    <w:div w:id="995887267">
      <w:bodyDiv w:val="1"/>
      <w:marLeft w:val="0"/>
      <w:marRight w:val="0"/>
      <w:marTop w:val="0"/>
      <w:marBottom w:val="0"/>
      <w:divBdr>
        <w:top w:val="none" w:sz="0" w:space="0" w:color="auto"/>
        <w:left w:val="none" w:sz="0" w:space="0" w:color="auto"/>
        <w:bottom w:val="none" w:sz="0" w:space="0" w:color="auto"/>
        <w:right w:val="none" w:sz="0" w:space="0" w:color="auto"/>
      </w:divBdr>
    </w:div>
    <w:div w:id="1001813160">
      <w:bodyDiv w:val="1"/>
      <w:marLeft w:val="0"/>
      <w:marRight w:val="0"/>
      <w:marTop w:val="0"/>
      <w:marBottom w:val="0"/>
      <w:divBdr>
        <w:top w:val="none" w:sz="0" w:space="0" w:color="auto"/>
        <w:left w:val="none" w:sz="0" w:space="0" w:color="auto"/>
        <w:bottom w:val="none" w:sz="0" w:space="0" w:color="auto"/>
        <w:right w:val="none" w:sz="0" w:space="0" w:color="auto"/>
      </w:divBdr>
    </w:div>
    <w:div w:id="1027218229">
      <w:bodyDiv w:val="1"/>
      <w:marLeft w:val="0"/>
      <w:marRight w:val="0"/>
      <w:marTop w:val="0"/>
      <w:marBottom w:val="0"/>
      <w:divBdr>
        <w:top w:val="none" w:sz="0" w:space="0" w:color="auto"/>
        <w:left w:val="none" w:sz="0" w:space="0" w:color="auto"/>
        <w:bottom w:val="none" w:sz="0" w:space="0" w:color="auto"/>
        <w:right w:val="none" w:sz="0" w:space="0" w:color="auto"/>
      </w:divBdr>
    </w:div>
    <w:div w:id="1033964718">
      <w:bodyDiv w:val="1"/>
      <w:marLeft w:val="0"/>
      <w:marRight w:val="0"/>
      <w:marTop w:val="0"/>
      <w:marBottom w:val="0"/>
      <w:divBdr>
        <w:top w:val="none" w:sz="0" w:space="0" w:color="auto"/>
        <w:left w:val="none" w:sz="0" w:space="0" w:color="auto"/>
        <w:bottom w:val="none" w:sz="0" w:space="0" w:color="auto"/>
        <w:right w:val="none" w:sz="0" w:space="0" w:color="auto"/>
      </w:divBdr>
    </w:div>
    <w:div w:id="1036660930">
      <w:bodyDiv w:val="1"/>
      <w:marLeft w:val="0"/>
      <w:marRight w:val="0"/>
      <w:marTop w:val="0"/>
      <w:marBottom w:val="0"/>
      <w:divBdr>
        <w:top w:val="none" w:sz="0" w:space="0" w:color="auto"/>
        <w:left w:val="none" w:sz="0" w:space="0" w:color="auto"/>
        <w:bottom w:val="none" w:sz="0" w:space="0" w:color="auto"/>
        <w:right w:val="none" w:sz="0" w:space="0" w:color="auto"/>
      </w:divBdr>
    </w:div>
    <w:div w:id="1043870265">
      <w:bodyDiv w:val="1"/>
      <w:marLeft w:val="0"/>
      <w:marRight w:val="0"/>
      <w:marTop w:val="0"/>
      <w:marBottom w:val="0"/>
      <w:divBdr>
        <w:top w:val="none" w:sz="0" w:space="0" w:color="auto"/>
        <w:left w:val="none" w:sz="0" w:space="0" w:color="auto"/>
        <w:bottom w:val="none" w:sz="0" w:space="0" w:color="auto"/>
        <w:right w:val="none" w:sz="0" w:space="0" w:color="auto"/>
      </w:divBdr>
    </w:div>
    <w:div w:id="1057123830">
      <w:bodyDiv w:val="1"/>
      <w:marLeft w:val="0"/>
      <w:marRight w:val="0"/>
      <w:marTop w:val="0"/>
      <w:marBottom w:val="0"/>
      <w:divBdr>
        <w:top w:val="none" w:sz="0" w:space="0" w:color="auto"/>
        <w:left w:val="none" w:sz="0" w:space="0" w:color="auto"/>
        <w:bottom w:val="none" w:sz="0" w:space="0" w:color="auto"/>
        <w:right w:val="none" w:sz="0" w:space="0" w:color="auto"/>
      </w:divBdr>
    </w:div>
    <w:div w:id="1065227467">
      <w:bodyDiv w:val="1"/>
      <w:marLeft w:val="0"/>
      <w:marRight w:val="0"/>
      <w:marTop w:val="0"/>
      <w:marBottom w:val="0"/>
      <w:divBdr>
        <w:top w:val="none" w:sz="0" w:space="0" w:color="auto"/>
        <w:left w:val="none" w:sz="0" w:space="0" w:color="auto"/>
        <w:bottom w:val="none" w:sz="0" w:space="0" w:color="auto"/>
        <w:right w:val="none" w:sz="0" w:space="0" w:color="auto"/>
      </w:divBdr>
    </w:div>
    <w:div w:id="1076978744">
      <w:bodyDiv w:val="1"/>
      <w:marLeft w:val="0"/>
      <w:marRight w:val="0"/>
      <w:marTop w:val="0"/>
      <w:marBottom w:val="0"/>
      <w:divBdr>
        <w:top w:val="none" w:sz="0" w:space="0" w:color="auto"/>
        <w:left w:val="none" w:sz="0" w:space="0" w:color="auto"/>
        <w:bottom w:val="none" w:sz="0" w:space="0" w:color="auto"/>
        <w:right w:val="none" w:sz="0" w:space="0" w:color="auto"/>
      </w:divBdr>
    </w:div>
    <w:div w:id="1100250714">
      <w:bodyDiv w:val="1"/>
      <w:marLeft w:val="0"/>
      <w:marRight w:val="0"/>
      <w:marTop w:val="0"/>
      <w:marBottom w:val="0"/>
      <w:divBdr>
        <w:top w:val="none" w:sz="0" w:space="0" w:color="auto"/>
        <w:left w:val="none" w:sz="0" w:space="0" w:color="auto"/>
        <w:bottom w:val="none" w:sz="0" w:space="0" w:color="auto"/>
        <w:right w:val="none" w:sz="0" w:space="0" w:color="auto"/>
      </w:divBdr>
    </w:div>
    <w:div w:id="1127898164">
      <w:bodyDiv w:val="1"/>
      <w:marLeft w:val="0"/>
      <w:marRight w:val="0"/>
      <w:marTop w:val="0"/>
      <w:marBottom w:val="0"/>
      <w:divBdr>
        <w:top w:val="none" w:sz="0" w:space="0" w:color="auto"/>
        <w:left w:val="none" w:sz="0" w:space="0" w:color="auto"/>
        <w:bottom w:val="none" w:sz="0" w:space="0" w:color="auto"/>
        <w:right w:val="none" w:sz="0" w:space="0" w:color="auto"/>
      </w:divBdr>
    </w:div>
    <w:div w:id="1138643910">
      <w:bodyDiv w:val="1"/>
      <w:marLeft w:val="0"/>
      <w:marRight w:val="0"/>
      <w:marTop w:val="0"/>
      <w:marBottom w:val="0"/>
      <w:divBdr>
        <w:top w:val="none" w:sz="0" w:space="0" w:color="auto"/>
        <w:left w:val="none" w:sz="0" w:space="0" w:color="auto"/>
        <w:bottom w:val="none" w:sz="0" w:space="0" w:color="auto"/>
        <w:right w:val="none" w:sz="0" w:space="0" w:color="auto"/>
      </w:divBdr>
    </w:div>
    <w:div w:id="1141115376">
      <w:bodyDiv w:val="1"/>
      <w:marLeft w:val="0"/>
      <w:marRight w:val="0"/>
      <w:marTop w:val="0"/>
      <w:marBottom w:val="0"/>
      <w:divBdr>
        <w:top w:val="none" w:sz="0" w:space="0" w:color="auto"/>
        <w:left w:val="none" w:sz="0" w:space="0" w:color="auto"/>
        <w:bottom w:val="none" w:sz="0" w:space="0" w:color="auto"/>
        <w:right w:val="none" w:sz="0" w:space="0" w:color="auto"/>
      </w:divBdr>
    </w:div>
    <w:div w:id="1150950064">
      <w:bodyDiv w:val="1"/>
      <w:marLeft w:val="0"/>
      <w:marRight w:val="0"/>
      <w:marTop w:val="0"/>
      <w:marBottom w:val="0"/>
      <w:divBdr>
        <w:top w:val="none" w:sz="0" w:space="0" w:color="auto"/>
        <w:left w:val="none" w:sz="0" w:space="0" w:color="auto"/>
        <w:bottom w:val="none" w:sz="0" w:space="0" w:color="auto"/>
        <w:right w:val="none" w:sz="0" w:space="0" w:color="auto"/>
      </w:divBdr>
    </w:div>
    <w:div w:id="1151095871">
      <w:bodyDiv w:val="1"/>
      <w:marLeft w:val="0"/>
      <w:marRight w:val="0"/>
      <w:marTop w:val="0"/>
      <w:marBottom w:val="0"/>
      <w:divBdr>
        <w:top w:val="none" w:sz="0" w:space="0" w:color="auto"/>
        <w:left w:val="none" w:sz="0" w:space="0" w:color="auto"/>
        <w:bottom w:val="none" w:sz="0" w:space="0" w:color="auto"/>
        <w:right w:val="none" w:sz="0" w:space="0" w:color="auto"/>
      </w:divBdr>
    </w:div>
    <w:div w:id="1152991946">
      <w:bodyDiv w:val="1"/>
      <w:marLeft w:val="0"/>
      <w:marRight w:val="0"/>
      <w:marTop w:val="0"/>
      <w:marBottom w:val="0"/>
      <w:divBdr>
        <w:top w:val="none" w:sz="0" w:space="0" w:color="auto"/>
        <w:left w:val="none" w:sz="0" w:space="0" w:color="auto"/>
        <w:bottom w:val="none" w:sz="0" w:space="0" w:color="auto"/>
        <w:right w:val="none" w:sz="0" w:space="0" w:color="auto"/>
      </w:divBdr>
    </w:div>
    <w:div w:id="1155074379">
      <w:bodyDiv w:val="1"/>
      <w:marLeft w:val="0"/>
      <w:marRight w:val="0"/>
      <w:marTop w:val="0"/>
      <w:marBottom w:val="0"/>
      <w:divBdr>
        <w:top w:val="none" w:sz="0" w:space="0" w:color="auto"/>
        <w:left w:val="none" w:sz="0" w:space="0" w:color="auto"/>
        <w:bottom w:val="none" w:sz="0" w:space="0" w:color="auto"/>
        <w:right w:val="none" w:sz="0" w:space="0" w:color="auto"/>
      </w:divBdr>
    </w:div>
    <w:div w:id="1158039298">
      <w:bodyDiv w:val="1"/>
      <w:marLeft w:val="0"/>
      <w:marRight w:val="0"/>
      <w:marTop w:val="0"/>
      <w:marBottom w:val="0"/>
      <w:divBdr>
        <w:top w:val="none" w:sz="0" w:space="0" w:color="auto"/>
        <w:left w:val="none" w:sz="0" w:space="0" w:color="auto"/>
        <w:bottom w:val="none" w:sz="0" w:space="0" w:color="auto"/>
        <w:right w:val="none" w:sz="0" w:space="0" w:color="auto"/>
      </w:divBdr>
    </w:div>
    <w:div w:id="1159737857">
      <w:bodyDiv w:val="1"/>
      <w:marLeft w:val="0"/>
      <w:marRight w:val="0"/>
      <w:marTop w:val="0"/>
      <w:marBottom w:val="0"/>
      <w:divBdr>
        <w:top w:val="none" w:sz="0" w:space="0" w:color="auto"/>
        <w:left w:val="none" w:sz="0" w:space="0" w:color="auto"/>
        <w:bottom w:val="none" w:sz="0" w:space="0" w:color="auto"/>
        <w:right w:val="none" w:sz="0" w:space="0" w:color="auto"/>
      </w:divBdr>
    </w:div>
    <w:div w:id="1171216403">
      <w:bodyDiv w:val="1"/>
      <w:marLeft w:val="0"/>
      <w:marRight w:val="0"/>
      <w:marTop w:val="0"/>
      <w:marBottom w:val="0"/>
      <w:divBdr>
        <w:top w:val="none" w:sz="0" w:space="0" w:color="auto"/>
        <w:left w:val="none" w:sz="0" w:space="0" w:color="auto"/>
        <w:bottom w:val="none" w:sz="0" w:space="0" w:color="auto"/>
        <w:right w:val="none" w:sz="0" w:space="0" w:color="auto"/>
      </w:divBdr>
    </w:div>
    <w:div w:id="1200240848">
      <w:bodyDiv w:val="1"/>
      <w:marLeft w:val="0"/>
      <w:marRight w:val="0"/>
      <w:marTop w:val="0"/>
      <w:marBottom w:val="0"/>
      <w:divBdr>
        <w:top w:val="none" w:sz="0" w:space="0" w:color="auto"/>
        <w:left w:val="none" w:sz="0" w:space="0" w:color="auto"/>
        <w:bottom w:val="none" w:sz="0" w:space="0" w:color="auto"/>
        <w:right w:val="none" w:sz="0" w:space="0" w:color="auto"/>
      </w:divBdr>
    </w:div>
    <w:div w:id="1206675793">
      <w:bodyDiv w:val="1"/>
      <w:marLeft w:val="0"/>
      <w:marRight w:val="0"/>
      <w:marTop w:val="0"/>
      <w:marBottom w:val="0"/>
      <w:divBdr>
        <w:top w:val="none" w:sz="0" w:space="0" w:color="auto"/>
        <w:left w:val="none" w:sz="0" w:space="0" w:color="auto"/>
        <w:bottom w:val="none" w:sz="0" w:space="0" w:color="auto"/>
        <w:right w:val="none" w:sz="0" w:space="0" w:color="auto"/>
      </w:divBdr>
    </w:div>
    <w:div w:id="1265649979">
      <w:bodyDiv w:val="1"/>
      <w:marLeft w:val="0"/>
      <w:marRight w:val="0"/>
      <w:marTop w:val="0"/>
      <w:marBottom w:val="0"/>
      <w:divBdr>
        <w:top w:val="none" w:sz="0" w:space="0" w:color="auto"/>
        <w:left w:val="none" w:sz="0" w:space="0" w:color="auto"/>
        <w:bottom w:val="none" w:sz="0" w:space="0" w:color="auto"/>
        <w:right w:val="none" w:sz="0" w:space="0" w:color="auto"/>
      </w:divBdr>
    </w:div>
    <w:div w:id="1282877579">
      <w:bodyDiv w:val="1"/>
      <w:marLeft w:val="0"/>
      <w:marRight w:val="0"/>
      <w:marTop w:val="0"/>
      <w:marBottom w:val="0"/>
      <w:divBdr>
        <w:top w:val="none" w:sz="0" w:space="0" w:color="auto"/>
        <w:left w:val="none" w:sz="0" w:space="0" w:color="auto"/>
        <w:bottom w:val="none" w:sz="0" w:space="0" w:color="auto"/>
        <w:right w:val="none" w:sz="0" w:space="0" w:color="auto"/>
      </w:divBdr>
    </w:div>
    <w:div w:id="1286040658">
      <w:bodyDiv w:val="1"/>
      <w:marLeft w:val="0"/>
      <w:marRight w:val="0"/>
      <w:marTop w:val="0"/>
      <w:marBottom w:val="0"/>
      <w:divBdr>
        <w:top w:val="none" w:sz="0" w:space="0" w:color="auto"/>
        <w:left w:val="none" w:sz="0" w:space="0" w:color="auto"/>
        <w:bottom w:val="none" w:sz="0" w:space="0" w:color="auto"/>
        <w:right w:val="none" w:sz="0" w:space="0" w:color="auto"/>
      </w:divBdr>
    </w:div>
    <w:div w:id="1288273831">
      <w:bodyDiv w:val="1"/>
      <w:marLeft w:val="0"/>
      <w:marRight w:val="0"/>
      <w:marTop w:val="0"/>
      <w:marBottom w:val="0"/>
      <w:divBdr>
        <w:top w:val="none" w:sz="0" w:space="0" w:color="auto"/>
        <w:left w:val="none" w:sz="0" w:space="0" w:color="auto"/>
        <w:bottom w:val="none" w:sz="0" w:space="0" w:color="auto"/>
        <w:right w:val="none" w:sz="0" w:space="0" w:color="auto"/>
      </w:divBdr>
    </w:div>
    <w:div w:id="1294798383">
      <w:bodyDiv w:val="1"/>
      <w:marLeft w:val="0"/>
      <w:marRight w:val="0"/>
      <w:marTop w:val="0"/>
      <w:marBottom w:val="0"/>
      <w:divBdr>
        <w:top w:val="none" w:sz="0" w:space="0" w:color="auto"/>
        <w:left w:val="none" w:sz="0" w:space="0" w:color="auto"/>
        <w:bottom w:val="none" w:sz="0" w:space="0" w:color="auto"/>
        <w:right w:val="none" w:sz="0" w:space="0" w:color="auto"/>
      </w:divBdr>
    </w:div>
    <w:div w:id="1295599262">
      <w:bodyDiv w:val="1"/>
      <w:marLeft w:val="0"/>
      <w:marRight w:val="0"/>
      <w:marTop w:val="0"/>
      <w:marBottom w:val="0"/>
      <w:divBdr>
        <w:top w:val="none" w:sz="0" w:space="0" w:color="auto"/>
        <w:left w:val="none" w:sz="0" w:space="0" w:color="auto"/>
        <w:bottom w:val="none" w:sz="0" w:space="0" w:color="auto"/>
        <w:right w:val="none" w:sz="0" w:space="0" w:color="auto"/>
      </w:divBdr>
    </w:div>
    <w:div w:id="1300454332">
      <w:bodyDiv w:val="1"/>
      <w:marLeft w:val="0"/>
      <w:marRight w:val="0"/>
      <w:marTop w:val="0"/>
      <w:marBottom w:val="0"/>
      <w:divBdr>
        <w:top w:val="none" w:sz="0" w:space="0" w:color="auto"/>
        <w:left w:val="none" w:sz="0" w:space="0" w:color="auto"/>
        <w:bottom w:val="none" w:sz="0" w:space="0" w:color="auto"/>
        <w:right w:val="none" w:sz="0" w:space="0" w:color="auto"/>
      </w:divBdr>
    </w:div>
    <w:div w:id="1324429330">
      <w:bodyDiv w:val="1"/>
      <w:marLeft w:val="0"/>
      <w:marRight w:val="0"/>
      <w:marTop w:val="0"/>
      <w:marBottom w:val="0"/>
      <w:divBdr>
        <w:top w:val="none" w:sz="0" w:space="0" w:color="auto"/>
        <w:left w:val="none" w:sz="0" w:space="0" w:color="auto"/>
        <w:bottom w:val="none" w:sz="0" w:space="0" w:color="auto"/>
        <w:right w:val="none" w:sz="0" w:space="0" w:color="auto"/>
      </w:divBdr>
    </w:div>
    <w:div w:id="1329669893">
      <w:bodyDiv w:val="1"/>
      <w:marLeft w:val="0"/>
      <w:marRight w:val="0"/>
      <w:marTop w:val="0"/>
      <w:marBottom w:val="0"/>
      <w:divBdr>
        <w:top w:val="none" w:sz="0" w:space="0" w:color="auto"/>
        <w:left w:val="none" w:sz="0" w:space="0" w:color="auto"/>
        <w:bottom w:val="none" w:sz="0" w:space="0" w:color="auto"/>
        <w:right w:val="none" w:sz="0" w:space="0" w:color="auto"/>
      </w:divBdr>
    </w:div>
    <w:div w:id="1332831104">
      <w:bodyDiv w:val="1"/>
      <w:marLeft w:val="0"/>
      <w:marRight w:val="0"/>
      <w:marTop w:val="0"/>
      <w:marBottom w:val="0"/>
      <w:divBdr>
        <w:top w:val="none" w:sz="0" w:space="0" w:color="auto"/>
        <w:left w:val="none" w:sz="0" w:space="0" w:color="auto"/>
        <w:bottom w:val="none" w:sz="0" w:space="0" w:color="auto"/>
        <w:right w:val="none" w:sz="0" w:space="0" w:color="auto"/>
      </w:divBdr>
    </w:div>
    <w:div w:id="1333100107">
      <w:bodyDiv w:val="1"/>
      <w:marLeft w:val="0"/>
      <w:marRight w:val="0"/>
      <w:marTop w:val="0"/>
      <w:marBottom w:val="0"/>
      <w:divBdr>
        <w:top w:val="none" w:sz="0" w:space="0" w:color="auto"/>
        <w:left w:val="none" w:sz="0" w:space="0" w:color="auto"/>
        <w:bottom w:val="none" w:sz="0" w:space="0" w:color="auto"/>
        <w:right w:val="none" w:sz="0" w:space="0" w:color="auto"/>
      </w:divBdr>
    </w:div>
    <w:div w:id="1341160000">
      <w:bodyDiv w:val="1"/>
      <w:marLeft w:val="0"/>
      <w:marRight w:val="0"/>
      <w:marTop w:val="0"/>
      <w:marBottom w:val="0"/>
      <w:divBdr>
        <w:top w:val="none" w:sz="0" w:space="0" w:color="auto"/>
        <w:left w:val="none" w:sz="0" w:space="0" w:color="auto"/>
        <w:bottom w:val="none" w:sz="0" w:space="0" w:color="auto"/>
        <w:right w:val="none" w:sz="0" w:space="0" w:color="auto"/>
      </w:divBdr>
    </w:div>
    <w:div w:id="1341544199">
      <w:bodyDiv w:val="1"/>
      <w:marLeft w:val="0"/>
      <w:marRight w:val="0"/>
      <w:marTop w:val="0"/>
      <w:marBottom w:val="0"/>
      <w:divBdr>
        <w:top w:val="none" w:sz="0" w:space="0" w:color="auto"/>
        <w:left w:val="none" w:sz="0" w:space="0" w:color="auto"/>
        <w:bottom w:val="none" w:sz="0" w:space="0" w:color="auto"/>
        <w:right w:val="none" w:sz="0" w:space="0" w:color="auto"/>
      </w:divBdr>
    </w:div>
    <w:div w:id="1345208721">
      <w:bodyDiv w:val="1"/>
      <w:marLeft w:val="0"/>
      <w:marRight w:val="0"/>
      <w:marTop w:val="0"/>
      <w:marBottom w:val="0"/>
      <w:divBdr>
        <w:top w:val="none" w:sz="0" w:space="0" w:color="auto"/>
        <w:left w:val="none" w:sz="0" w:space="0" w:color="auto"/>
        <w:bottom w:val="none" w:sz="0" w:space="0" w:color="auto"/>
        <w:right w:val="none" w:sz="0" w:space="0" w:color="auto"/>
      </w:divBdr>
    </w:div>
    <w:div w:id="1346861843">
      <w:bodyDiv w:val="1"/>
      <w:marLeft w:val="0"/>
      <w:marRight w:val="0"/>
      <w:marTop w:val="0"/>
      <w:marBottom w:val="0"/>
      <w:divBdr>
        <w:top w:val="none" w:sz="0" w:space="0" w:color="auto"/>
        <w:left w:val="none" w:sz="0" w:space="0" w:color="auto"/>
        <w:bottom w:val="none" w:sz="0" w:space="0" w:color="auto"/>
        <w:right w:val="none" w:sz="0" w:space="0" w:color="auto"/>
      </w:divBdr>
    </w:div>
    <w:div w:id="1347363254">
      <w:bodyDiv w:val="1"/>
      <w:marLeft w:val="0"/>
      <w:marRight w:val="0"/>
      <w:marTop w:val="0"/>
      <w:marBottom w:val="0"/>
      <w:divBdr>
        <w:top w:val="none" w:sz="0" w:space="0" w:color="auto"/>
        <w:left w:val="none" w:sz="0" w:space="0" w:color="auto"/>
        <w:bottom w:val="none" w:sz="0" w:space="0" w:color="auto"/>
        <w:right w:val="none" w:sz="0" w:space="0" w:color="auto"/>
      </w:divBdr>
    </w:div>
    <w:div w:id="1349983126">
      <w:bodyDiv w:val="1"/>
      <w:marLeft w:val="0"/>
      <w:marRight w:val="0"/>
      <w:marTop w:val="0"/>
      <w:marBottom w:val="0"/>
      <w:divBdr>
        <w:top w:val="none" w:sz="0" w:space="0" w:color="auto"/>
        <w:left w:val="none" w:sz="0" w:space="0" w:color="auto"/>
        <w:bottom w:val="none" w:sz="0" w:space="0" w:color="auto"/>
        <w:right w:val="none" w:sz="0" w:space="0" w:color="auto"/>
      </w:divBdr>
    </w:div>
    <w:div w:id="1360470654">
      <w:bodyDiv w:val="1"/>
      <w:marLeft w:val="0"/>
      <w:marRight w:val="0"/>
      <w:marTop w:val="0"/>
      <w:marBottom w:val="0"/>
      <w:divBdr>
        <w:top w:val="none" w:sz="0" w:space="0" w:color="auto"/>
        <w:left w:val="none" w:sz="0" w:space="0" w:color="auto"/>
        <w:bottom w:val="none" w:sz="0" w:space="0" w:color="auto"/>
        <w:right w:val="none" w:sz="0" w:space="0" w:color="auto"/>
      </w:divBdr>
    </w:div>
    <w:div w:id="1374962435">
      <w:bodyDiv w:val="1"/>
      <w:marLeft w:val="0"/>
      <w:marRight w:val="0"/>
      <w:marTop w:val="0"/>
      <w:marBottom w:val="0"/>
      <w:divBdr>
        <w:top w:val="none" w:sz="0" w:space="0" w:color="auto"/>
        <w:left w:val="none" w:sz="0" w:space="0" w:color="auto"/>
        <w:bottom w:val="none" w:sz="0" w:space="0" w:color="auto"/>
        <w:right w:val="none" w:sz="0" w:space="0" w:color="auto"/>
      </w:divBdr>
    </w:div>
    <w:div w:id="1394279856">
      <w:bodyDiv w:val="1"/>
      <w:marLeft w:val="0"/>
      <w:marRight w:val="0"/>
      <w:marTop w:val="0"/>
      <w:marBottom w:val="0"/>
      <w:divBdr>
        <w:top w:val="none" w:sz="0" w:space="0" w:color="auto"/>
        <w:left w:val="none" w:sz="0" w:space="0" w:color="auto"/>
        <w:bottom w:val="none" w:sz="0" w:space="0" w:color="auto"/>
        <w:right w:val="none" w:sz="0" w:space="0" w:color="auto"/>
      </w:divBdr>
    </w:div>
    <w:div w:id="1394431824">
      <w:bodyDiv w:val="1"/>
      <w:marLeft w:val="0"/>
      <w:marRight w:val="0"/>
      <w:marTop w:val="0"/>
      <w:marBottom w:val="0"/>
      <w:divBdr>
        <w:top w:val="none" w:sz="0" w:space="0" w:color="auto"/>
        <w:left w:val="none" w:sz="0" w:space="0" w:color="auto"/>
        <w:bottom w:val="none" w:sz="0" w:space="0" w:color="auto"/>
        <w:right w:val="none" w:sz="0" w:space="0" w:color="auto"/>
      </w:divBdr>
    </w:div>
    <w:div w:id="1413428369">
      <w:bodyDiv w:val="1"/>
      <w:marLeft w:val="0"/>
      <w:marRight w:val="0"/>
      <w:marTop w:val="0"/>
      <w:marBottom w:val="0"/>
      <w:divBdr>
        <w:top w:val="none" w:sz="0" w:space="0" w:color="auto"/>
        <w:left w:val="none" w:sz="0" w:space="0" w:color="auto"/>
        <w:bottom w:val="none" w:sz="0" w:space="0" w:color="auto"/>
        <w:right w:val="none" w:sz="0" w:space="0" w:color="auto"/>
      </w:divBdr>
    </w:div>
    <w:div w:id="1423261389">
      <w:bodyDiv w:val="1"/>
      <w:marLeft w:val="0"/>
      <w:marRight w:val="0"/>
      <w:marTop w:val="0"/>
      <w:marBottom w:val="0"/>
      <w:divBdr>
        <w:top w:val="none" w:sz="0" w:space="0" w:color="auto"/>
        <w:left w:val="none" w:sz="0" w:space="0" w:color="auto"/>
        <w:bottom w:val="none" w:sz="0" w:space="0" w:color="auto"/>
        <w:right w:val="none" w:sz="0" w:space="0" w:color="auto"/>
      </w:divBdr>
    </w:div>
    <w:div w:id="1429427430">
      <w:bodyDiv w:val="1"/>
      <w:marLeft w:val="0"/>
      <w:marRight w:val="0"/>
      <w:marTop w:val="0"/>
      <w:marBottom w:val="0"/>
      <w:divBdr>
        <w:top w:val="none" w:sz="0" w:space="0" w:color="auto"/>
        <w:left w:val="none" w:sz="0" w:space="0" w:color="auto"/>
        <w:bottom w:val="none" w:sz="0" w:space="0" w:color="auto"/>
        <w:right w:val="none" w:sz="0" w:space="0" w:color="auto"/>
      </w:divBdr>
    </w:div>
    <w:div w:id="1436708909">
      <w:bodyDiv w:val="1"/>
      <w:marLeft w:val="0"/>
      <w:marRight w:val="0"/>
      <w:marTop w:val="0"/>
      <w:marBottom w:val="0"/>
      <w:divBdr>
        <w:top w:val="none" w:sz="0" w:space="0" w:color="auto"/>
        <w:left w:val="none" w:sz="0" w:space="0" w:color="auto"/>
        <w:bottom w:val="none" w:sz="0" w:space="0" w:color="auto"/>
        <w:right w:val="none" w:sz="0" w:space="0" w:color="auto"/>
      </w:divBdr>
    </w:div>
    <w:div w:id="1443955621">
      <w:bodyDiv w:val="1"/>
      <w:marLeft w:val="0"/>
      <w:marRight w:val="0"/>
      <w:marTop w:val="0"/>
      <w:marBottom w:val="0"/>
      <w:divBdr>
        <w:top w:val="none" w:sz="0" w:space="0" w:color="auto"/>
        <w:left w:val="none" w:sz="0" w:space="0" w:color="auto"/>
        <w:bottom w:val="none" w:sz="0" w:space="0" w:color="auto"/>
        <w:right w:val="none" w:sz="0" w:space="0" w:color="auto"/>
      </w:divBdr>
    </w:div>
    <w:div w:id="1452289020">
      <w:bodyDiv w:val="1"/>
      <w:marLeft w:val="0"/>
      <w:marRight w:val="0"/>
      <w:marTop w:val="0"/>
      <w:marBottom w:val="0"/>
      <w:divBdr>
        <w:top w:val="none" w:sz="0" w:space="0" w:color="auto"/>
        <w:left w:val="none" w:sz="0" w:space="0" w:color="auto"/>
        <w:bottom w:val="none" w:sz="0" w:space="0" w:color="auto"/>
        <w:right w:val="none" w:sz="0" w:space="0" w:color="auto"/>
      </w:divBdr>
    </w:div>
    <w:div w:id="1458254939">
      <w:bodyDiv w:val="1"/>
      <w:marLeft w:val="0"/>
      <w:marRight w:val="0"/>
      <w:marTop w:val="0"/>
      <w:marBottom w:val="0"/>
      <w:divBdr>
        <w:top w:val="none" w:sz="0" w:space="0" w:color="auto"/>
        <w:left w:val="none" w:sz="0" w:space="0" w:color="auto"/>
        <w:bottom w:val="none" w:sz="0" w:space="0" w:color="auto"/>
        <w:right w:val="none" w:sz="0" w:space="0" w:color="auto"/>
      </w:divBdr>
    </w:div>
    <w:div w:id="1461800954">
      <w:bodyDiv w:val="1"/>
      <w:marLeft w:val="0"/>
      <w:marRight w:val="0"/>
      <w:marTop w:val="0"/>
      <w:marBottom w:val="0"/>
      <w:divBdr>
        <w:top w:val="none" w:sz="0" w:space="0" w:color="auto"/>
        <w:left w:val="none" w:sz="0" w:space="0" w:color="auto"/>
        <w:bottom w:val="none" w:sz="0" w:space="0" w:color="auto"/>
        <w:right w:val="none" w:sz="0" w:space="0" w:color="auto"/>
      </w:divBdr>
    </w:div>
    <w:div w:id="1466461016">
      <w:bodyDiv w:val="1"/>
      <w:marLeft w:val="0"/>
      <w:marRight w:val="0"/>
      <w:marTop w:val="0"/>
      <w:marBottom w:val="0"/>
      <w:divBdr>
        <w:top w:val="none" w:sz="0" w:space="0" w:color="auto"/>
        <w:left w:val="none" w:sz="0" w:space="0" w:color="auto"/>
        <w:bottom w:val="none" w:sz="0" w:space="0" w:color="auto"/>
        <w:right w:val="none" w:sz="0" w:space="0" w:color="auto"/>
      </w:divBdr>
    </w:div>
    <w:div w:id="1471433230">
      <w:bodyDiv w:val="1"/>
      <w:marLeft w:val="0"/>
      <w:marRight w:val="0"/>
      <w:marTop w:val="0"/>
      <w:marBottom w:val="0"/>
      <w:divBdr>
        <w:top w:val="none" w:sz="0" w:space="0" w:color="auto"/>
        <w:left w:val="none" w:sz="0" w:space="0" w:color="auto"/>
        <w:bottom w:val="none" w:sz="0" w:space="0" w:color="auto"/>
        <w:right w:val="none" w:sz="0" w:space="0" w:color="auto"/>
      </w:divBdr>
      <w:divsChild>
        <w:div w:id="527107298">
          <w:marLeft w:val="0"/>
          <w:marRight w:val="0"/>
          <w:marTop w:val="0"/>
          <w:marBottom w:val="0"/>
          <w:divBdr>
            <w:top w:val="none" w:sz="0" w:space="0" w:color="auto"/>
            <w:left w:val="none" w:sz="0" w:space="0" w:color="auto"/>
            <w:bottom w:val="none" w:sz="0" w:space="0" w:color="auto"/>
            <w:right w:val="none" w:sz="0" w:space="0" w:color="auto"/>
          </w:divBdr>
          <w:divsChild>
            <w:div w:id="1319190536">
              <w:marLeft w:val="0"/>
              <w:marRight w:val="0"/>
              <w:marTop w:val="0"/>
              <w:marBottom w:val="0"/>
              <w:divBdr>
                <w:top w:val="none" w:sz="0" w:space="0" w:color="auto"/>
                <w:left w:val="none" w:sz="0" w:space="0" w:color="auto"/>
                <w:bottom w:val="none" w:sz="0" w:space="0" w:color="auto"/>
                <w:right w:val="none" w:sz="0" w:space="0" w:color="auto"/>
              </w:divBdr>
              <w:divsChild>
                <w:div w:id="12064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65771">
      <w:bodyDiv w:val="1"/>
      <w:marLeft w:val="0"/>
      <w:marRight w:val="0"/>
      <w:marTop w:val="0"/>
      <w:marBottom w:val="0"/>
      <w:divBdr>
        <w:top w:val="none" w:sz="0" w:space="0" w:color="auto"/>
        <w:left w:val="none" w:sz="0" w:space="0" w:color="auto"/>
        <w:bottom w:val="none" w:sz="0" w:space="0" w:color="auto"/>
        <w:right w:val="none" w:sz="0" w:space="0" w:color="auto"/>
      </w:divBdr>
    </w:div>
    <w:div w:id="1509907279">
      <w:bodyDiv w:val="1"/>
      <w:marLeft w:val="0"/>
      <w:marRight w:val="0"/>
      <w:marTop w:val="0"/>
      <w:marBottom w:val="0"/>
      <w:divBdr>
        <w:top w:val="none" w:sz="0" w:space="0" w:color="auto"/>
        <w:left w:val="none" w:sz="0" w:space="0" w:color="auto"/>
        <w:bottom w:val="none" w:sz="0" w:space="0" w:color="auto"/>
        <w:right w:val="none" w:sz="0" w:space="0" w:color="auto"/>
      </w:divBdr>
    </w:div>
    <w:div w:id="1520074427">
      <w:bodyDiv w:val="1"/>
      <w:marLeft w:val="0"/>
      <w:marRight w:val="0"/>
      <w:marTop w:val="0"/>
      <w:marBottom w:val="0"/>
      <w:divBdr>
        <w:top w:val="none" w:sz="0" w:space="0" w:color="auto"/>
        <w:left w:val="none" w:sz="0" w:space="0" w:color="auto"/>
        <w:bottom w:val="none" w:sz="0" w:space="0" w:color="auto"/>
        <w:right w:val="none" w:sz="0" w:space="0" w:color="auto"/>
      </w:divBdr>
    </w:div>
    <w:div w:id="1527477052">
      <w:bodyDiv w:val="1"/>
      <w:marLeft w:val="0"/>
      <w:marRight w:val="0"/>
      <w:marTop w:val="0"/>
      <w:marBottom w:val="0"/>
      <w:divBdr>
        <w:top w:val="none" w:sz="0" w:space="0" w:color="auto"/>
        <w:left w:val="none" w:sz="0" w:space="0" w:color="auto"/>
        <w:bottom w:val="none" w:sz="0" w:space="0" w:color="auto"/>
        <w:right w:val="none" w:sz="0" w:space="0" w:color="auto"/>
      </w:divBdr>
    </w:div>
    <w:div w:id="1536456336">
      <w:bodyDiv w:val="1"/>
      <w:marLeft w:val="0"/>
      <w:marRight w:val="0"/>
      <w:marTop w:val="0"/>
      <w:marBottom w:val="0"/>
      <w:divBdr>
        <w:top w:val="none" w:sz="0" w:space="0" w:color="auto"/>
        <w:left w:val="none" w:sz="0" w:space="0" w:color="auto"/>
        <w:bottom w:val="none" w:sz="0" w:space="0" w:color="auto"/>
        <w:right w:val="none" w:sz="0" w:space="0" w:color="auto"/>
      </w:divBdr>
    </w:div>
    <w:div w:id="1561359054">
      <w:bodyDiv w:val="1"/>
      <w:marLeft w:val="0"/>
      <w:marRight w:val="0"/>
      <w:marTop w:val="0"/>
      <w:marBottom w:val="0"/>
      <w:divBdr>
        <w:top w:val="none" w:sz="0" w:space="0" w:color="auto"/>
        <w:left w:val="none" w:sz="0" w:space="0" w:color="auto"/>
        <w:bottom w:val="none" w:sz="0" w:space="0" w:color="auto"/>
        <w:right w:val="none" w:sz="0" w:space="0" w:color="auto"/>
      </w:divBdr>
    </w:div>
    <w:div w:id="1569265691">
      <w:bodyDiv w:val="1"/>
      <w:marLeft w:val="0"/>
      <w:marRight w:val="0"/>
      <w:marTop w:val="0"/>
      <w:marBottom w:val="0"/>
      <w:divBdr>
        <w:top w:val="none" w:sz="0" w:space="0" w:color="auto"/>
        <w:left w:val="none" w:sz="0" w:space="0" w:color="auto"/>
        <w:bottom w:val="none" w:sz="0" w:space="0" w:color="auto"/>
        <w:right w:val="none" w:sz="0" w:space="0" w:color="auto"/>
      </w:divBdr>
    </w:div>
    <w:div w:id="1571041896">
      <w:bodyDiv w:val="1"/>
      <w:marLeft w:val="0"/>
      <w:marRight w:val="0"/>
      <w:marTop w:val="0"/>
      <w:marBottom w:val="0"/>
      <w:divBdr>
        <w:top w:val="none" w:sz="0" w:space="0" w:color="auto"/>
        <w:left w:val="none" w:sz="0" w:space="0" w:color="auto"/>
        <w:bottom w:val="none" w:sz="0" w:space="0" w:color="auto"/>
        <w:right w:val="none" w:sz="0" w:space="0" w:color="auto"/>
      </w:divBdr>
    </w:div>
    <w:div w:id="1575966929">
      <w:bodyDiv w:val="1"/>
      <w:marLeft w:val="0"/>
      <w:marRight w:val="0"/>
      <w:marTop w:val="0"/>
      <w:marBottom w:val="0"/>
      <w:divBdr>
        <w:top w:val="none" w:sz="0" w:space="0" w:color="auto"/>
        <w:left w:val="none" w:sz="0" w:space="0" w:color="auto"/>
        <w:bottom w:val="none" w:sz="0" w:space="0" w:color="auto"/>
        <w:right w:val="none" w:sz="0" w:space="0" w:color="auto"/>
      </w:divBdr>
    </w:div>
    <w:div w:id="1579241589">
      <w:bodyDiv w:val="1"/>
      <w:marLeft w:val="0"/>
      <w:marRight w:val="0"/>
      <w:marTop w:val="0"/>
      <w:marBottom w:val="0"/>
      <w:divBdr>
        <w:top w:val="none" w:sz="0" w:space="0" w:color="auto"/>
        <w:left w:val="none" w:sz="0" w:space="0" w:color="auto"/>
        <w:bottom w:val="none" w:sz="0" w:space="0" w:color="auto"/>
        <w:right w:val="none" w:sz="0" w:space="0" w:color="auto"/>
      </w:divBdr>
    </w:div>
    <w:div w:id="1580217438">
      <w:bodyDiv w:val="1"/>
      <w:marLeft w:val="0"/>
      <w:marRight w:val="0"/>
      <w:marTop w:val="0"/>
      <w:marBottom w:val="0"/>
      <w:divBdr>
        <w:top w:val="none" w:sz="0" w:space="0" w:color="auto"/>
        <w:left w:val="none" w:sz="0" w:space="0" w:color="auto"/>
        <w:bottom w:val="none" w:sz="0" w:space="0" w:color="auto"/>
        <w:right w:val="none" w:sz="0" w:space="0" w:color="auto"/>
      </w:divBdr>
    </w:div>
    <w:div w:id="1614048019">
      <w:bodyDiv w:val="1"/>
      <w:marLeft w:val="0"/>
      <w:marRight w:val="0"/>
      <w:marTop w:val="0"/>
      <w:marBottom w:val="0"/>
      <w:divBdr>
        <w:top w:val="none" w:sz="0" w:space="0" w:color="auto"/>
        <w:left w:val="none" w:sz="0" w:space="0" w:color="auto"/>
        <w:bottom w:val="none" w:sz="0" w:space="0" w:color="auto"/>
        <w:right w:val="none" w:sz="0" w:space="0" w:color="auto"/>
      </w:divBdr>
    </w:div>
    <w:div w:id="1630934207">
      <w:bodyDiv w:val="1"/>
      <w:marLeft w:val="0"/>
      <w:marRight w:val="0"/>
      <w:marTop w:val="0"/>
      <w:marBottom w:val="0"/>
      <w:divBdr>
        <w:top w:val="none" w:sz="0" w:space="0" w:color="auto"/>
        <w:left w:val="none" w:sz="0" w:space="0" w:color="auto"/>
        <w:bottom w:val="none" w:sz="0" w:space="0" w:color="auto"/>
        <w:right w:val="none" w:sz="0" w:space="0" w:color="auto"/>
      </w:divBdr>
    </w:div>
    <w:div w:id="1642081427">
      <w:bodyDiv w:val="1"/>
      <w:marLeft w:val="0"/>
      <w:marRight w:val="0"/>
      <w:marTop w:val="0"/>
      <w:marBottom w:val="0"/>
      <w:divBdr>
        <w:top w:val="none" w:sz="0" w:space="0" w:color="auto"/>
        <w:left w:val="none" w:sz="0" w:space="0" w:color="auto"/>
        <w:bottom w:val="none" w:sz="0" w:space="0" w:color="auto"/>
        <w:right w:val="none" w:sz="0" w:space="0" w:color="auto"/>
      </w:divBdr>
    </w:div>
    <w:div w:id="1657105931">
      <w:bodyDiv w:val="1"/>
      <w:marLeft w:val="0"/>
      <w:marRight w:val="0"/>
      <w:marTop w:val="0"/>
      <w:marBottom w:val="0"/>
      <w:divBdr>
        <w:top w:val="none" w:sz="0" w:space="0" w:color="auto"/>
        <w:left w:val="none" w:sz="0" w:space="0" w:color="auto"/>
        <w:bottom w:val="none" w:sz="0" w:space="0" w:color="auto"/>
        <w:right w:val="none" w:sz="0" w:space="0" w:color="auto"/>
      </w:divBdr>
    </w:div>
    <w:div w:id="1658531758">
      <w:bodyDiv w:val="1"/>
      <w:marLeft w:val="0"/>
      <w:marRight w:val="0"/>
      <w:marTop w:val="0"/>
      <w:marBottom w:val="0"/>
      <w:divBdr>
        <w:top w:val="none" w:sz="0" w:space="0" w:color="auto"/>
        <w:left w:val="none" w:sz="0" w:space="0" w:color="auto"/>
        <w:bottom w:val="none" w:sz="0" w:space="0" w:color="auto"/>
        <w:right w:val="none" w:sz="0" w:space="0" w:color="auto"/>
      </w:divBdr>
    </w:div>
    <w:div w:id="1696300107">
      <w:bodyDiv w:val="1"/>
      <w:marLeft w:val="0"/>
      <w:marRight w:val="0"/>
      <w:marTop w:val="0"/>
      <w:marBottom w:val="0"/>
      <w:divBdr>
        <w:top w:val="none" w:sz="0" w:space="0" w:color="auto"/>
        <w:left w:val="none" w:sz="0" w:space="0" w:color="auto"/>
        <w:bottom w:val="none" w:sz="0" w:space="0" w:color="auto"/>
        <w:right w:val="none" w:sz="0" w:space="0" w:color="auto"/>
      </w:divBdr>
    </w:div>
    <w:div w:id="1698580071">
      <w:bodyDiv w:val="1"/>
      <w:marLeft w:val="0"/>
      <w:marRight w:val="0"/>
      <w:marTop w:val="0"/>
      <w:marBottom w:val="0"/>
      <w:divBdr>
        <w:top w:val="none" w:sz="0" w:space="0" w:color="auto"/>
        <w:left w:val="none" w:sz="0" w:space="0" w:color="auto"/>
        <w:bottom w:val="none" w:sz="0" w:space="0" w:color="auto"/>
        <w:right w:val="none" w:sz="0" w:space="0" w:color="auto"/>
      </w:divBdr>
    </w:div>
    <w:div w:id="1702824066">
      <w:bodyDiv w:val="1"/>
      <w:marLeft w:val="0"/>
      <w:marRight w:val="0"/>
      <w:marTop w:val="0"/>
      <w:marBottom w:val="0"/>
      <w:divBdr>
        <w:top w:val="none" w:sz="0" w:space="0" w:color="auto"/>
        <w:left w:val="none" w:sz="0" w:space="0" w:color="auto"/>
        <w:bottom w:val="none" w:sz="0" w:space="0" w:color="auto"/>
        <w:right w:val="none" w:sz="0" w:space="0" w:color="auto"/>
      </w:divBdr>
    </w:div>
    <w:div w:id="1711176468">
      <w:bodyDiv w:val="1"/>
      <w:marLeft w:val="0"/>
      <w:marRight w:val="0"/>
      <w:marTop w:val="0"/>
      <w:marBottom w:val="0"/>
      <w:divBdr>
        <w:top w:val="none" w:sz="0" w:space="0" w:color="auto"/>
        <w:left w:val="none" w:sz="0" w:space="0" w:color="auto"/>
        <w:bottom w:val="none" w:sz="0" w:space="0" w:color="auto"/>
        <w:right w:val="none" w:sz="0" w:space="0" w:color="auto"/>
      </w:divBdr>
    </w:div>
    <w:div w:id="1717461430">
      <w:bodyDiv w:val="1"/>
      <w:marLeft w:val="0"/>
      <w:marRight w:val="0"/>
      <w:marTop w:val="0"/>
      <w:marBottom w:val="0"/>
      <w:divBdr>
        <w:top w:val="none" w:sz="0" w:space="0" w:color="auto"/>
        <w:left w:val="none" w:sz="0" w:space="0" w:color="auto"/>
        <w:bottom w:val="none" w:sz="0" w:space="0" w:color="auto"/>
        <w:right w:val="none" w:sz="0" w:space="0" w:color="auto"/>
      </w:divBdr>
    </w:div>
    <w:div w:id="1717850229">
      <w:bodyDiv w:val="1"/>
      <w:marLeft w:val="0"/>
      <w:marRight w:val="0"/>
      <w:marTop w:val="0"/>
      <w:marBottom w:val="0"/>
      <w:divBdr>
        <w:top w:val="none" w:sz="0" w:space="0" w:color="auto"/>
        <w:left w:val="none" w:sz="0" w:space="0" w:color="auto"/>
        <w:bottom w:val="none" w:sz="0" w:space="0" w:color="auto"/>
        <w:right w:val="none" w:sz="0" w:space="0" w:color="auto"/>
      </w:divBdr>
    </w:div>
    <w:div w:id="1724021501">
      <w:bodyDiv w:val="1"/>
      <w:marLeft w:val="0"/>
      <w:marRight w:val="0"/>
      <w:marTop w:val="0"/>
      <w:marBottom w:val="0"/>
      <w:divBdr>
        <w:top w:val="none" w:sz="0" w:space="0" w:color="auto"/>
        <w:left w:val="none" w:sz="0" w:space="0" w:color="auto"/>
        <w:bottom w:val="none" w:sz="0" w:space="0" w:color="auto"/>
        <w:right w:val="none" w:sz="0" w:space="0" w:color="auto"/>
      </w:divBdr>
    </w:div>
    <w:div w:id="1742947460">
      <w:bodyDiv w:val="1"/>
      <w:marLeft w:val="0"/>
      <w:marRight w:val="0"/>
      <w:marTop w:val="0"/>
      <w:marBottom w:val="0"/>
      <w:divBdr>
        <w:top w:val="none" w:sz="0" w:space="0" w:color="auto"/>
        <w:left w:val="none" w:sz="0" w:space="0" w:color="auto"/>
        <w:bottom w:val="none" w:sz="0" w:space="0" w:color="auto"/>
        <w:right w:val="none" w:sz="0" w:space="0" w:color="auto"/>
      </w:divBdr>
    </w:div>
    <w:div w:id="1785612016">
      <w:bodyDiv w:val="1"/>
      <w:marLeft w:val="0"/>
      <w:marRight w:val="0"/>
      <w:marTop w:val="0"/>
      <w:marBottom w:val="0"/>
      <w:divBdr>
        <w:top w:val="none" w:sz="0" w:space="0" w:color="auto"/>
        <w:left w:val="none" w:sz="0" w:space="0" w:color="auto"/>
        <w:bottom w:val="none" w:sz="0" w:space="0" w:color="auto"/>
        <w:right w:val="none" w:sz="0" w:space="0" w:color="auto"/>
      </w:divBdr>
    </w:div>
    <w:div w:id="1793205125">
      <w:bodyDiv w:val="1"/>
      <w:marLeft w:val="0"/>
      <w:marRight w:val="0"/>
      <w:marTop w:val="0"/>
      <w:marBottom w:val="0"/>
      <w:divBdr>
        <w:top w:val="none" w:sz="0" w:space="0" w:color="auto"/>
        <w:left w:val="none" w:sz="0" w:space="0" w:color="auto"/>
        <w:bottom w:val="none" w:sz="0" w:space="0" w:color="auto"/>
        <w:right w:val="none" w:sz="0" w:space="0" w:color="auto"/>
      </w:divBdr>
    </w:div>
    <w:div w:id="1818374212">
      <w:bodyDiv w:val="1"/>
      <w:marLeft w:val="0"/>
      <w:marRight w:val="0"/>
      <w:marTop w:val="0"/>
      <w:marBottom w:val="0"/>
      <w:divBdr>
        <w:top w:val="none" w:sz="0" w:space="0" w:color="auto"/>
        <w:left w:val="none" w:sz="0" w:space="0" w:color="auto"/>
        <w:bottom w:val="none" w:sz="0" w:space="0" w:color="auto"/>
        <w:right w:val="none" w:sz="0" w:space="0" w:color="auto"/>
      </w:divBdr>
    </w:div>
    <w:div w:id="1823422946">
      <w:bodyDiv w:val="1"/>
      <w:marLeft w:val="0"/>
      <w:marRight w:val="0"/>
      <w:marTop w:val="0"/>
      <w:marBottom w:val="0"/>
      <w:divBdr>
        <w:top w:val="none" w:sz="0" w:space="0" w:color="auto"/>
        <w:left w:val="none" w:sz="0" w:space="0" w:color="auto"/>
        <w:bottom w:val="none" w:sz="0" w:space="0" w:color="auto"/>
        <w:right w:val="none" w:sz="0" w:space="0" w:color="auto"/>
      </w:divBdr>
    </w:div>
    <w:div w:id="1830436197">
      <w:bodyDiv w:val="1"/>
      <w:marLeft w:val="0"/>
      <w:marRight w:val="0"/>
      <w:marTop w:val="0"/>
      <w:marBottom w:val="0"/>
      <w:divBdr>
        <w:top w:val="none" w:sz="0" w:space="0" w:color="auto"/>
        <w:left w:val="none" w:sz="0" w:space="0" w:color="auto"/>
        <w:bottom w:val="none" w:sz="0" w:space="0" w:color="auto"/>
        <w:right w:val="none" w:sz="0" w:space="0" w:color="auto"/>
      </w:divBdr>
    </w:div>
    <w:div w:id="1838959861">
      <w:bodyDiv w:val="1"/>
      <w:marLeft w:val="0"/>
      <w:marRight w:val="0"/>
      <w:marTop w:val="0"/>
      <w:marBottom w:val="0"/>
      <w:divBdr>
        <w:top w:val="none" w:sz="0" w:space="0" w:color="auto"/>
        <w:left w:val="none" w:sz="0" w:space="0" w:color="auto"/>
        <w:bottom w:val="none" w:sz="0" w:space="0" w:color="auto"/>
        <w:right w:val="none" w:sz="0" w:space="0" w:color="auto"/>
      </w:divBdr>
    </w:div>
    <w:div w:id="1869684826">
      <w:bodyDiv w:val="1"/>
      <w:marLeft w:val="0"/>
      <w:marRight w:val="0"/>
      <w:marTop w:val="0"/>
      <w:marBottom w:val="0"/>
      <w:divBdr>
        <w:top w:val="none" w:sz="0" w:space="0" w:color="auto"/>
        <w:left w:val="none" w:sz="0" w:space="0" w:color="auto"/>
        <w:bottom w:val="none" w:sz="0" w:space="0" w:color="auto"/>
        <w:right w:val="none" w:sz="0" w:space="0" w:color="auto"/>
      </w:divBdr>
    </w:div>
    <w:div w:id="1870333055">
      <w:bodyDiv w:val="1"/>
      <w:marLeft w:val="0"/>
      <w:marRight w:val="0"/>
      <w:marTop w:val="0"/>
      <w:marBottom w:val="0"/>
      <w:divBdr>
        <w:top w:val="none" w:sz="0" w:space="0" w:color="auto"/>
        <w:left w:val="none" w:sz="0" w:space="0" w:color="auto"/>
        <w:bottom w:val="none" w:sz="0" w:space="0" w:color="auto"/>
        <w:right w:val="none" w:sz="0" w:space="0" w:color="auto"/>
      </w:divBdr>
    </w:div>
    <w:div w:id="1875116423">
      <w:bodyDiv w:val="1"/>
      <w:marLeft w:val="0"/>
      <w:marRight w:val="0"/>
      <w:marTop w:val="0"/>
      <w:marBottom w:val="0"/>
      <w:divBdr>
        <w:top w:val="none" w:sz="0" w:space="0" w:color="auto"/>
        <w:left w:val="none" w:sz="0" w:space="0" w:color="auto"/>
        <w:bottom w:val="none" w:sz="0" w:space="0" w:color="auto"/>
        <w:right w:val="none" w:sz="0" w:space="0" w:color="auto"/>
      </w:divBdr>
    </w:div>
    <w:div w:id="1875731281">
      <w:bodyDiv w:val="1"/>
      <w:marLeft w:val="0"/>
      <w:marRight w:val="0"/>
      <w:marTop w:val="0"/>
      <w:marBottom w:val="0"/>
      <w:divBdr>
        <w:top w:val="none" w:sz="0" w:space="0" w:color="auto"/>
        <w:left w:val="none" w:sz="0" w:space="0" w:color="auto"/>
        <w:bottom w:val="none" w:sz="0" w:space="0" w:color="auto"/>
        <w:right w:val="none" w:sz="0" w:space="0" w:color="auto"/>
      </w:divBdr>
    </w:div>
    <w:div w:id="1899321863">
      <w:bodyDiv w:val="1"/>
      <w:marLeft w:val="0"/>
      <w:marRight w:val="0"/>
      <w:marTop w:val="0"/>
      <w:marBottom w:val="0"/>
      <w:divBdr>
        <w:top w:val="none" w:sz="0" w:space="0" w:color="auto"/>
        <w:left w:val="none" w:sz="0" w:space="0" w:color="auto"/>
        <w:bottom w:val="none" w:sz="0" w:space="0" w:color="auto"/>
        <w:right w:val="none" w:sz="0" w:space="0" w:color="auto"/>
      </w:divBdr>
    </w:div>
    <w:div w:id="1902204839">
      <w:bodyDiv w:val="1"/>
      <w:marLeft w:val="0"/>
      <w:marRight w:val="0"/>
      <w:marTop w:val="0"/>
      <w:marBottom w:val="0"/>
      <w:divBdr>
        <w:top w:val="none" w:sz="0" w:space="0" w:color="auto"/>
        <w:left w:val="none" w:sz="0" w:space="0" w:color="auto"/>
        <w:bottom w:val="none" w:sz="0" w:space="0" w:color="auto"/>
        <w:right w:val="none" w:sz="0" w:space="0" w:color="auto"/>
      </w:divBdr>
    </w:div>
    <w:div w:id="1905800142">
      <w:bodyDiv w:val="1"/>
      <w:marLeft w:val="0"/>
      <w:marRight w:val="0"/>
      <w:marTop w:val="0"/>
      <w:marBottom w:val="0"/>
      <w:divBdr>
        <w:top w:val="none" w:sz="0" w:space="0" w:color="auto"/>
        <w:left w:val="none" w:sz="0" w:space="0" w:color="auto"/>
        <w:bottom w:val="none" w:sz="0" w:space="0" w:color="auto"/>
        <w:right w:val="none" w:sz="0" w:space="0" w:color="auto"/>
      </w:divBdr>
    </w:div>
    <w:div w:id="1909532731">
      <w:bodyDiv w:val="1"/>
      <w:marLeft w:val="0"/>
      <w:marRight w:val="0"/>
      <w:marTop w:val="0"/>
      <w:marBottom w:val="0"/>
      <w:divBdr>
        <w:top w:val="none" w:sz="0" w:space="0" w:color="auto"/>
        <w:left w:val="none" w:sz="0" w:space="0" w:color="auto"/>
        <w:bottom w:val="none" w:sz="0" w:space="0" w:color="auto"/>
        <w:right w:val="none" w:sz="0" w:space="0" w:color="auto"/>
      </w:divBdr>
    </w:div>
    <w:div w:id="1918635562">
      <w:bodyDiv w:val="1"/>
      <w:marLeft w:val="0"/>
      <w:marRight w:val="0"/>
      <w:marTop w:val="0"/>
      <w:marBottom w:val="0"/>
      <w:divBdr>
        <w:top w:val="none" w:sz="0" w:space="0" w:color="auto"/>
        <w:left w:val="none" w:sz="0" w:space="0" w:color="auto"/>
        <w:bottom w:val="none" w:sz="0" w:space="0" w:color="auto"/>
        <w:right w:val="none" w:sz="0" w:space="0" w:color="auto"/>
      </w:divBdr>
    </w:div>
    <w:div w:id="1920292174">
      <w:bodyDiv w:val="1"/>
      <w:marLeft w:val="0"/>
      <w:marRight w:val="0"/>
      <w:marTop w:val="0"/>
      <w:marBottom w:val="0"/>
      <w:divBdr>
        <w:top w:val="none" w:sz="0" w:space="0" w:color="auto"/>
        <w:left w:val="none" w:sz="0" w:space="0" w:color="auto"/>
        <w:bottom w:val="none" w:sz="0" w:space="0" w:color="auto"/>
        <w:right w:val="none" w:sz="0" w:space="0" w:color="auto"/>
      </w:divBdr>
    </w:div>
    <w:div w:id="1928418027">
      <w:bodyDiv w:val="1"/>
      <w:marLeft w:val="0"/>
      <w:marRight w:val="0"/>
      <w:marTop w:val="0"/>
      <w:marBottom w:val="0"/>
      <w:divBdr>
        <w:top w:val="none" w:sz="0" w:space="0" w:color="auto"/>
        <w:left w:val="none" w:sz="0" w:space="0" w:color="auto"/>
        <w:bottom w:val="none" w:sz="0" w:space="0" w:color="auto"/>
        <w:right w:val="none" w:sz="0" w:space="0" w:color="auto"/>
      </w:divBdr>
    </w:div>
    <w:div w:id="1949652461">
      <w:bodyDiv w:val="1"/>
      <w:marLeft w:val="0"/>
      <w:marRight w:val="0"/>
      <w:marTop w:val="0"/>
      <w:marBottom w:val="0"/>
      <w:divBdr>
        <w:top w:val="none" w:sz="0" w:space="0" w:color="auto"/>
        <w:left w:val="none" w:sz="0" w:space="0" w:color="auto"/>
        <w:bottom w:val="none" w:sz="0" w:space="0" w:color="auto"/>
        <w:right w:val="none" w:sz="0" w:space="0" w:color="auto"/>
      </w:divBdr>
    </w:div>
    <w:div w:id="1974828463">
      <w:bodyDiv w:val="1"/>
      <w:marLeft w:val="0"/>
      <w:marRight w:val="0"/>
      <w:marTop w:val="0"/>
      <w:marBottom w:val="0"/>
      <w:divBdr>
        <w:top w:val="none" w:sz="0" w:space="0" w:color="auto"/>
        <w:left w:val="none" w:sz="0" w:space="0" w:color="auto"/>
        <w:bottom w:val="none" w:sz="0" w:space="0" w:color="auto"/>
        <w:right w:val="none" w:sz="0" w:space="0" w:color="auto"/>
      </w:divBdr>
    </w:div>
    <w:div w:id="1981493048">
      <w:bodyDiv w:val="1"/>
      <w:marLeft w:val="0"/>
      <w:marRight w:val="0"/>
      <w:marTop w:val="0"/>
      <w:marBottom w:val="0"/>
      <w:divBdr>
        <w:top w:val="none" w:sz="0" w:space="0" w:color="auto"/>
        <w:left w:val="none" w:sz="0" w:space="0" w:color="auto"/>
        <w:bottom w:val="none" w:sz="0" w:space="0" w:color="auto"/>
        <w:right w:val="none" w:sz="0" w:space="0" w:color="auto"/>
      </w:divBdr>
    </w:div>
    <w:div w:id="1991474155">
      <w:bodyDiv w:val="1"/>
      <w:marLeft w:val="0"/>
      <w:marRight w:val="0"/>
      <w:marTop w:val="0"/>
      <w:marBottom w:val="0"/>
      <w:divBdr>
        <w:top w:val="none" w:sz="0" w:space="0" w:color="auto"/>
        <w:left w:val="none" w:sz="0" w:space="0" w:color="auto"/>
        <w:bottom w:val="none" w:sz="0" w:space="0" w:color="auto"/>
        <w:right w:val="none" w:sz="0" w:space="0" w:color="auto"/>
      </w:divBdr>
    </w:div>
    <w:div w:id="1991906070">
      <w:bodyDiv w:val="1"/>
      <w:marLeft w:val="0"/>
      <w:marRight w:val="0"/>
      <w:marTop w:val="0"/>
      <w:marBottom w:val="0"/>
      <w:divBdr>
        <w:top w:val="none" w:sz="0" w:space="0" w:color="auto"/>
        <w:left w:val="none" w:sz="0" w:space="0" w:color="auto"/>
        <w:bottom w:val="none" w:sz="0" w:space="0" w:color="auto"/>
        <w:right w:val="none" w:sz="0" w:space="0" w:color="auto"/>
      </w:divBdr>
    </w:div>
    <w:div w:id="1992371549">
      <w:bodyDiv w:val="1"/>
      <w:marLeft w:val="0"/>
      <w:marRight w:val="0"/>
      <w:marTop w:val="0"/>
      <w:marBottom w:val="0"/>
      <w:divBdr>
        <w:top w:val="none" w:sz="0" w:space="0" w:color="auto"/>
        <w:left w:val="none" w:sz="0" w:space="0" w:color="auto"/>
        <w:bottom w:val="none" w:sz="0" w:space="0" w:color="auto"/>
        <w:right w:val="none" w:sz="0" w:space="0" w:color="auto"/>
      </w:divBdr>
    </w:div>
    <w:div w:id="2007705664">
      <w:bodyDiv w:val="1"/>
      <w:marLeft w:val="0"/>
      <w:marRight w:val="0"/>
      <w:marTop w:val="0"/>
      <w:marBottom w:val="0"/>
      <w:divBdr>
        <w:top w:val="none" w:sz="0" w:space="0" w:color="auto"/>
        <w:left w:val="none" w:sz="0" w:space="0" w:color="auto"/>
        <w:bottom w:val="none" w:sz="0" w:space="0" w:color="auto"/>
        <w:right w:val="none" w:sz="0" w:space="0" w:color="auto"/>
      </w:divBdr>
    </w:div>
    <w:div w:id="2009939775">
      <w:bodyDiv w:val="1"/>
      <w:marLeft w:val="0"/>
      <w:marRight w:val="0"/>
      <w:marTop w:val="0"/>
      <w:marBottom w:val="0"/>
      <w:divBdr>
        <w:top w:val="none" w:sz="0" w:space="0" w:color="auto"/>
        <w:left w:val="none" w:sz="0" w:space="0" w:color="auto"/>
        <w:bottom w:val="none" w:sz="0" w:space="0" w:color="auto"/>
        <w:right w:val="none" w:sz="0" w:space="0" w:color="auto"/>
      </w:divBdr>
    </w:div>
    <w:div w:id="2009940421">
      <w:bodyDiv w:val="1"/>
      <w:marLeft w:val="0"/>
      <w:marRight w:val="0"/>
      <w:marTop w:val="0"/>
      <w:marBottom w:val="0"/>
      <w:divBdr>
        <w:top w:val="none" w:sz="0" w:space="0" w:color="auto"/>
        <w:left w:val="none" w:sz="0" w:space="0" w:color="auto"/>
        <w:bottom w:val="none" w:sz="0" w:space="0" w:color="auto"/>
        <w:right w:val="none" w:sz="0" w:space="0" w:color="auto"/>
      </w:divBdr>
    </w:div>
    <w:div w:id="2011328508">
      <w:bodyDiv w:val="1"/>
      <w:marLeft w:val="0"/>
      <w:marRight w:val="0"/>
      <w:marTop w:val="0"/>
      <w:marBottom w:val="0"/>
      <w:divBdr>
        <w:top w:val="none" w:sz="0" w:space="0" w:color="auto"/>
        <w:left w:val="none" w:sz="0" w:space="0" w:color="auto"/>
        <w:bottom w:val="none" w:sz="0" w:space="0" w:color="auto"/>
        <w:right w:val="none" w:sz="0" w:space="0" w:color="auto"/>
      </w:divBdr>
    </w:div>
    <w:div w:id="2013797197">
      <w:bodyDiv w:val="1"/>
      <w:marLeft w:val="0"/>
      <w:marRight w:val="0"/>
      <w:marTop w:val="0"/>
      <w:marBottom w:val="0"/>
      <w:divBdr>
        <w:top w:val="none" w:sz="0" w:space="0" w:color="auto"/>
        <w:left w:val="none" w:sz="0" w:space="0" w:color="auto"/>
        <w:bottom w:val="none" w:sz="0" w:space="0" w:color="auto"/>
        <w:right w:val="none" w:sz="0" w:space="0" w:color="auto"/>
      </w:divBdr>
    </w:div>
    <w:div w:id="2015451139">
      <w:bodyDiv w:val="1"/>
      <w:marLeft w:val="0"/>
      <w:marRight w:val="0"/>
      <w:marTop w:val="0"/>
      <w:marBottom w:val="0"/>
      <w:divBdr>
        <w:top w:val="none" w:sz="0" w:space="0" w:color="auto"/>
        <w:left w:val="none" w:sz="0" w:space="0" w:color="auto"/>
        <w:bottom w:val="none" w:sz="0" w:space="0" w:color="auto"/>
        <w:right w:val="none" w:sz="0" w:space="0" w:color="auto"/>
      </w:divBdr>
    </w:div>
    <w:div w:id="2041005566">
      <w:bodyDiv w:val="1"/>
      <w:marLeft w:val="0"/>
      <w:marRight w:val="0"/>
      <w:marTop w:val="0"/>
      <w:marBottom w:val="0"/>
      <w:divBdr>
        <w:top w:val="none" w:sz="0" w:space="0" w:color="auto"/>
        <w:left w:val="none" w:sz="0" w:space="0" w:color="auto"/>
        <w:bottom w:val="none" w:sz="0" w:space="0" w:color="auto"/>
        <w:right w:val="none" w:sz="0" w:space="0" w:color="auto"/>
      </w:divBdr>
    </w:div>
    <w:div w:id="2061586512">
      <w:bodyDiv w:val="1"/>
      <w:marLeft w:val="0"/>
      <w:marRight w:val="0"/>
      <w:marTop w:val="0"/>
      <w:marBottom w:val="0"/>
      <w:divBdr>
        <w:top w:val="none" w:sz="0" w:space="0" w:color="auto"/>
        <w:left w:val="none" w:sz="0" w:space="0" w:color="auto"/>
        <w:bottom w:val="none" w:sz="0" w:space="0" w:color="auto"/>
        <w:right w:val="none" w:sz="0" w:space="0" w:color="auto"/>
      </w:divBdr>
    </w:div>
    <w:div w:id="2070110041">
      <w:bodyDiv w:val="1"/>
      <w:marLeft w:val="0"/>
      <w:marRight w:val="0"/>
      <w:marTop w:val="0"/>
      <w:marBottom w:val="0"/>
      <w:divBdr>
        <w:top w:val="none" w:sz="0" w:space="0" w:color="auto"/>
        <w:left w:val="none" w:sz="0" w:space="0" w:color="auto"/>
        <w:bottom w:val="none" w:sz="0" w:space="0" w:color="auto"/>
        <w:right w:val="none" w:sz="0" w:space="0" w:color="auto"/>
      </w:divBdr>
    </w:div>
    <w:div w:id="2082672127">
      <w:bodyDiv w:val="1"/>
      <w:marLeft w:val="0"/>
      <w:marRight w:val="0"/>
      <w:marTop w:val="0"/>
      <w:marBottom w:val="0"/>
      <w:divBdr>
        <w:top w:val="none" w:sz="0" w:space="0" w:color="auto"/>
        <w:left w:val="none" w:sz="0" w:space="0" w:color="auto"/>
        <w:bottom w:val="none" w:sz="0" w:space="0" w:color="auto"/>
        <w:right w:val="none" w:sz="0" w:space="0" w:color="auto"/>
      </w:divBdr>
    </w:div>
    <w:div w:id="2095471959">
      <w:bodyDiv w:val="1"/>
      <w:marLeft w:val="0"/>
      <w:marRight w:val="0"/>
      <w:marTop w:val="0"/>
      <w:marBottom w:val="0"/>
      <w:divBdr>
        <w:top w:val="none" w:sz="0" w:space="0" w:color="auto"/>
        <w:left w:val="none" w:sz="0" w:space="0" w:color="auto"/>
        <w:bottom w:val="none" w:sz="0" w:space="0" w:color="auto"/>
        <w:right w:val="none" w:sz="0" w:space="0" w:color="auto"/>
      </w:divBdr>
    </w:div>
    <w:div w:id="2106268606">
      <w:bodyDiv w:val="1"/>
      <w:marLeft w:val="0"/>
      <w:marRight w:val="0"/>
      <w:marTop w:val="0"/>
      <w:marBottom w:val="0"/>
      <w:divBdr>
        <w:top w:val="none" w:sz="0" w:space="0" w:color="auto"/>
        <w:left w:val="none" w:sz="0" w:space="0" w:color="auto"/>
        <w:bottom w:val="none" w:sz="0" w:space="0" w:color="auto"/>
        <w:right w:val="none" w:sz="0" w:space="0" w:color="auto"/>
      </w:divBdr>
    </w:div>
    <w:div w:id="2106917597">
      <w:bodyDiv w:val="1"/>
      <w:marLeft w:val="0"/>
      <w:marRight w:val="0"/>
      <w:marTop w:val="0"/>
      <w:marBottom w:val="0"/>
      <w:divBdr>
        <w:top w:val="none" w:sz="0" w:space="0" w:color="auto"/>
        <w:left w:val="none" w:sz="0" w:space="0" w:color="auto"/>
        <w:bottom w:val="none" w:sz="0" w:space="0" w:color="auto"/>
        <w:right w:val="none" w:sz="0" w:space="0" w:color="auto"/>
      </w:divBdr>
    </w:div>
    <w:div w:id="2108456037">
      <w:bodyDiv w:val="1"/>
      <w:marLeft w:val="0"/>
      <w:marRight w:val="0"/>
      <w:marTop w:val="0"/>
      <w:marBottom w:val="0"/>
      <w:divBdr>
        <w:top w:val="none" w:sz="0" w:space="0" w:color="auto"/>
        <w:left w:val="none" w:sz="0" w:space="0" w:color="auto"/>
        <w:bottom w:val="none" w:sz="0" w:space="0" w:color="auto"/>
        <w:right w:val="none" w:sz="0" w:space="0" w:color="auto"/>
      </w:divBdr>
    </w:div>
    <w:div w:id="2112239906">
      <w:bodyDiv w:val="1"/>
      <w:marLeft w:val="0"/>
      <w:marRight w:val="0"/>
      <w:marTop w:val="0"/>
      <w:marBottom w:val="0"/>
      <w:divBdr>
        <w:top w:val="none" w:sz="0" w:space="0" w:color="auto"/>
        <w:left w:val="none" w:sz="0" w:space="0" w:color="auto"/>
        <w:bottom w:val="none" w:sz="0" w:space="0" w:color="auto"/>
        <w:right w:val="none" w:sz="0" w:space="0" w:color="auto"/>
      </w:divBdr>
    </w:div>
    <w:div w:id="214253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0.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9" Type="http://schemas.openxmlformats.org/officeDocument/2006/relationships/image" Target="media/image9.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Woo20</b:Tag>
    <b:SourceType>InternetSite</b:SourceType>
    <b:Guid>{E4E88E90-4E62-1D42-98D2-D207AD1E834D}</b:Guid>
    <b:Author>
      <b:Author>
        <b:Corporate>Wood Mackenzie</b:Corporate>
      </b:Author>
    </b:Author>
    <b:Title>Electric car forecast to 2040</b:Title>
    <b:InternetSiteTitle>Woodmac</b:InternetSiteTitle>
    <b:URL>https://www.woodmac.com/our-expertise/capabilities/electric-vehicles/2040-forecast/</b:URL>
    <b:Year>2020</b:Year>
    <b:Month>08</b:Month>
    <b:Day>19</b:Day>
    <b:RefOrder>16</b:RefOrder>
  </b:Source>
  <b:Source>
    <b:Tag>Min20</b:Tag>
    <b:SourceType>InternetSite</b:SourceType>
    <b:Guid>{352EF53D-2657-204C-9B17-4AC747AE88A1}</b:Guid>
    <b:Author>
      <b:Author>
        <b:Corporate>Ministry of Transport and Communications</b:Corporate>
      </b:Author>
    </b:Author>
    <b:Title>25% of Public Transit Bus Fleet Electric by 2022</b:Title>
    <b:InternetSiteTitle>MOTC</b:InternetSiteTitle>
    <b:URL>https://motc.gov.qa/en/news-events/news/25-public-transit-bus-fleet-electric-2022</b:URL>
    <b:Year>2020</b:Year>
    <b:Month>09</b:Month>
    <b:Day>23</b:Day>
    <b:RefOrder>17</b:RefOrder>
  </b:Source>
  <b:Source>
    <b:Tag>Ana21</b:Tag>
    <b:SourceType>InternetSite</b:SourceType>
    <b:Guid>{6769A53D-CD73-4A49-BDF0-9BE3E041063E}</b:Guid>
    <b:Title>‘Qatar’s electric vehicle charging strategy next month’</b:Title>
    <b:Year>2021</b:Year>
    <b:Author>
      <b:Author>
        <b:NameList>
          <b:Person>
            <b:Last>Gupta</b:Last>
            <b:First>Anand</b:First>
          </b:Person>
        </b:NameList>
      </b:Author>
    </b:Author>
    <b:InternetSiteTitle>EQ International</b:InternetSiteTitle>
    <b:URL>https://www.eqmagpro.com/qatars-electric-vehicle-charging-strategy-next-month/</b:URL>
    <b:Month>04</b:Month>
    <b:Day>24</b:Day>
    <b:RefOrder>18</b:RefOrder>
  </b:Source>
  <b:Source>
    <b:Tag>Dah19</b:Tag>
    <b:SourceType>InternetSite</b:SourceType>
    <b:Guid>{BD6D818A-A1D6-6D4C-A7FC-A759C5F7B4BD}</b:Guid>
    <b:Title>Growing opportunities in the Internet of Things</b:Title>
    <b:InternetSiteTitle>Mckinsey</b:InternetSiteTitle>
    <b:URL>https://www.mckinsey.com/industries/private-equity-and-principal-investors/our-insights/growing-opportunities-in-the-internet-of-things#</b:URL>
    <b:Year>2019</b:Year>
    <b:Month>07</b:Month>
    <b:Day>22</b:Day>
    <b:Author>
      <b:Author>
        <b:NameList>
          <b:Person>
            <b:Last>Dahlqvist</b:Last>
            <b:First>Fredrik </b:First>
          </b:Person>
          <b:Person>
            <b:Last>Patel</b:Last>
            <b:First>Mark</b:First>
          </b:Person>
          <b:Person>
            <b:Last>Rajko</b:Last>
            <b:First>Alexander</b:First>
          </b:Person>
          <b:Person>
            <b:Last>Shulman</b:Last>
            <b:First>Jonathan</b:First>
          </b:Person>
        </b:NameList>
      </b:Author>
    </b:Author>
    <b:RefOrder>19</b:RefOrder>
  </b:Source>
  <b:Source>
    <b:Tag>Boj21</b:Tag>
    <b:SourceType>InternetSite</b:SourceType>
    <b:Guid>{B98CA911-EEF1-3C42-AF8E-2B0B8D6D5A9A}</b:Guid>
    <b:Author>
      <b:Author>
        <b:NameList>
          <b:Person>
            <b:Last>Jovanović</b:Last>
            <b:First>Bojan</b:First>
          </b:Person>
        </b:NameList>
      </b:Author>
    </b:Author>
    <b:Title>Internet of Things statistics for 2021 – Taking Things Apart</b:Title>
    <b:InternetSiteTitle>DataProt</b:InternetSiteTitle>
    <b:URL>https://dataprot.net/statistics/iot-statistics/</b:URL>
    <b:Year>2021</b:Year>
    <b:Month>03</b:Month>
    <b:Day>24</b:Day>
    <b:RefOrder>20</b:RefOrder>
  </b:Source>
  <b:Source>
    <b:Tag>Hua19</b:Tag>
    <b:SourceType>JournalArticle</b:SourceType>
    <b:Guid>{45A55A98-5D2D-144B-8CD0-938983899026}</b:Guid>
    <b:Title>Public policy and the transition to electric drive vehicles in the U.S.: The role of the zero emission vehicles mandates</b:Title>
    <b:Publisher>Transportation Research Part D: Transport and Environment</b:Publisher>
    <b:Year>2019</b:Year>
    <b:Author>
      <b:Author>
        <b:NameList>
          <b:Person>
            <b:Last>Huang</b:Last>
            <b:First>Yantao</b:First>
          </b:Person>
          <b:Person>
            <b:Last>Kockleman</b:Last>
            <b:Middle>M.</b:Middle>
            <b:First>Kara</b:First>
          </b:Person>
        </b:NameList>
      </b:Author>
    </b:Author>
    <b:JournalName>Transportation Research Part D: Transport and Environment</b:JournalName>
    <b:RefOrder>21</b:RefOrder>
  </b:Source>
  <b:Source>
    <b:Tag>Hua191</b:Tag>
    <b:SourceType>JournalArticle</b:SourceType>
    <b:Guid>{1D776A17-D608-7F46-B053-AD0E2F97E394}</b:Guid>
    <b:Title>Electric vehicle charging station locations: Elastic demand, station congestion, and network equilibrium</b:Title>
    <b:JournalName>Transportation Research Part D: Transport and Environment</b:JournalName>
    <b:Year>2019</b:Year>
    <b:Author>
      <b:Author>
        <b:NameList>
          <b:Person>
            <b:Last>Huang</b:Last>
            <b:First>Yantao</b:First>
          </b:Person>
          <b:Person>
            <b:Last>Kockleman</b:Last>
            <b:Middle>M.</b:Middle>
            <b:First>Kara</b:First>
          </b:Person>
        </b:NameList>
      </b:Author>
    </b:Author>
    <b:RefOrder>7</b:RefOrder>
  </b:Source>
  <b:Source>
    <b:Tag>Khu16</b:Tag>
    <b:SourceType>JournalArticle</b:SourceType>
    <b:Guid>{97CDBD5B-BD94-4A4F-9A0B-64F402062507}</b:Guid>
    <b:Title>Wireless Charging System for Electric Vehicle</b:Title>
    <b:JournalName>International conference on Signal Processing, Communication, Power and Embedded System (SCOPES)</b:JournalName>
    <b:Year>2016</b:Year>
    <b:Author>
      <b:Author>
        <b:NameList>
          <b:Person>
            <b:Last>Khutwad</b:Last>
            <b:Middle>R.</b:Middle>
            <b:First>Shital</b:First>
          </b:Person>
          <b:Person>
            <b:Last>Guar</b:Last>
            <b:First>Shruti</b:First>
          </b:Person>
        </b:NameList>
      </b:Author>
    </b:Author>
    <b:RefOrder>8</b:RefOrder>
  </b:Source>
  <b:Source>
    <b:Tag>Che13</b:Tag>
    <b:SourceType>JournalArticle</b:SourceType>
    <b:Guid>{D36715FC-2BD1-6A45-A140-5183935ABC38}</b:Guid>
    <b:Title>Optimizing Electric Vehicle Charging: A Customer’s Perspective</b:Title>
    <b:JournalName>IEEE TRANSACTIONS ON VEHICULAR TECHNOLOGY, VOL. 62, NO. 7</b:JournalName>
    <b:Year>2013</b:Year>
    <b:Author>
      <b:Author>
        <b:NameList>
          <b:Person>
            <b:Last>Chenrui</b:Last>
            <b:First>Jin</b:First>
          </b:Person>
          <b:Person>
            <b:Last>Tang</b:Last>
            <b:First>Jian</b:First>
          </b:Person>
          <b:Person>
            <b:Last>Ghosh</b:Last>
            <b:First>Prasanta</b:First>
          </b:Person>
        </b:NameList>
      </b:Author>
    </b:Author>
    <b:RefOrder>9</b:RefOrder>
  </b:Source>
  <b:Source>
    <b:Tag>Val20</b:Tag>
    <b:SourceType>JournalArticle</b:SourceType>
    <b:Guid>{1F81C411-9570-EC4D-A101-19CF959385FF}</b:Guid>
    <b:Author>
      <b:Author>
        <b:NameList>
          <b:Person>
            <b:Last>Valean</b:Last>
            <b:First>Honoriu</b:First>
          </b:Person>
          <b:Person>
            <b:Last>Miclea</b:Last>
            <b:First>Liviu</b:First>
          </b:Person>
          <b:Person>
            <b:Last>Fanca</b:Last>
            <b:First>Alexandra</b:First>
          </b:Person>
          <b:Person>
            <b:Last>Puscasiu</b:Last>
            <b:First>Adela</b:First>
          </b:Person>
          <b:Person>
            <b:Last>Gota</b:Last>
            <b:First>Dan-Ioan</b:First>
          </b:Person>
        </b:NameList>
      </b:Author>
    </b:Author>
    <b:Title>Smart home automation system using Arduino microcontrollers</b:Title>
    <b:JournalName>IEEE International Conference on Automation, Quality and Testing, Robotics (AQTR)</b:JournalName>
    <b:Year>2020</b:Year>
    <b:RefOrder>10</b:RefOrder>
  </b:Source>
  <b:Source>
    <b:Tag>Dou15</b:Tag>
    <b:SourceType>JournalArticle</b:SourceType>
    <b:Guid>{924AEF54-21E7-C745-BDF4-91CAC9B875F0}</b:Guid>
    <b:Author>
      <b:Author>
        <b:NameList>
          <b:Person>
            <b:Last>Kettles</b:Last>
            <b:First>Douglas</b:First>
          </b:Person>
        </b:NameList>
      </b:Author>
    </b:Author>
    <b:Title>Electric Vehicle Charging Technology Analysis And Standards</b:Title>
    <b:JournalName>Electric Vehicle Transportation Center</b:JournalName>
    <b:Year>2015</b:Year>
    <b:RefOrder>5</b:RefOrder>
  </b:Source>
  <b:Source>
    <b:Tag>Chr</b:Tag>
    <b:SourceType>JournalArticle</b:SourceType>
    <b:Guid>{4754688F-E40D-2B41-BF50-D9A806223D5E}</b:Guid>
    <b:Title>Enabling fast charging – Introduction and overview</b:Title>
    <b:JournalName>Journal of Power Sources</b:JournalName>
    <b:Author>
      <b:Author>
        <b:NameList>
          <b:Person>
            <b:Last>Christopher</b:Last>
            <b:First>Michelbacher</b:First>
          </b:Person>
          <b:Person>
            <b:Last>Shabbir</b:Last>
            <b:First>Ahmed</b:First>
          </b:Person>
          <b:Person>
            <b:Last>Ira</b:Last>
            <b:First>Bloom</b:First>
          </b:Person>
          <b:Person>
            <b:Last>Andrew</b:Last>
            <b:First>Burnham</b:First>
          </b:Person>
          <b:Person>
            <b:Last>Barney</b:Last>
            <b:First>Carlson</b:First>
          </b:Person>
          <b:Person>
            <b:Last>Fernando</b:Last>
            <b:First>Dias</b:First>
          </b:Person>
          <b:Person>
            <b:Last>Eric J</b:Last>
            <b:First>Dufek</b:First>
          </b:Person>
          <b:Person>
            <b:Last>Andrew N</b:Last>
            <b:First>Jansen</b:First>
          </b:Person>
          <b:Person>
            <b:Last>Matthew</b:Last>
            <b:First>Keyser</b:First>
          </b:Person>
          <b:Person>
            <b:Last>Anothony</b:Last>
            <b:First>Markel</b:First>
          </b:Person>
          <b:Person>
            <b:Last>Andrew</b:Last>
            <b:First>Meintz</b:First>
          </b:Person>
          <b:Person>
            <b:Last>Manish</b:Last>
            <b:First>Mohanpurkar</b:First>
          </b:Person>
          <b:Person>
            <b:Last>Ahmad</b:Last>
            <b:First>Pesaran</b:First>
          </b:Person>
          <b:Person>
            <b:Last>Don</b:Last>
            <b:First>Scoffield</b:First>
          </b:Person>
          <b:Person>
            <b:Last>Matthew</b:Last>
            <b:First>Shir</b:First>
          </b:Person>
        </b:NameList>
      </b:Author>
    </b:Author>
    <b:Year>2017</b:Year>
    <b:Volume>367</b:Volume>
    <b:Pages>214-215</b:Pages>
    <b:RefOrder>6</b:RefOrder>
  </b:Source>
  <b:Source>
    <b:Tag>gov19</b:Tag>
    <b:SourceType>DocumentFromInternetSite</b:SourceType>
    <b:Guid>{DF55C18C-23B8-A14B-8069-6B5EDC89062F}</b:Guid>
    <b:Author>
      <b:Author>
        <b:Corporate>gov.uk</b:Corporate>
      </b:Author>
    </b:Author>
    <b:Title>UK becomes first major economy to pass net zero emissions law</b:Title>
    <b:Year>2019</b:Year>
    <b:URL>https://www.gov.uk/government/news/uk-becomes-first-major-economy-to-pass-net-zero-emissions-law</b:URL>
    <b:Month>6</b:Month>
    <b:Day>27</b:Day>
    <b:RefOrder>2</b:RefOrder>
  </b:Source>
  <b:Source>
    <b:Tag>Min19</b:Tag>
    <b:SourceType>Report</b:SourceType>
    <b:Guid>{5E0485A6-3441-924D-8DC3-D7CD1616926D}</b:Guid>
    <b:Title>Mission Zero Powered by Holland</b:Title>
    <b:Year>2019</b:Year>
    <b:Publisher>Netherlands Enterprise Agency</b:Publisher>
    <b:Author>
      <b:Author>
        <b:Corporate>Ministry of Infrastructure and Water Managemen</b:Corporate>
      </b:Author>
    </b:Author>
    <b:RefOrder>22</b:RefOrder>
  </b:Source>
  <b:Source>
    <b:Tag>Min191</b:Tag>
    <b:SourceType>Report</b:SourceType>
    <b:Guid>{9A22CDB1-6275-9D4E-9D3B-0F267826A49B}</b:Guid>
    <b:Author>
      <b:Author>
        <b:Corporate>Ministry of Infrastructure and Water Managemen</b:Corporate>
      </b:Author>
    </b:Author>
    <b:Title>Mission Zero Powered by Holland</b:Title>
    <b:Publisher>Netherlands Enterprise Agency</b:Publisher>
    <b:Year>2019</b:Year>
    <b:RefOrder>1</b:RefOrder>
  </b:Source>
  <b:Source>
    <b:Tag>UN</b:Tag>
    <b:SourceType>InternetSite</b:SourceType>
    <b:Guid>{368F9D02-7075-6E4D-B9E7-216D73C22C45}</b:Guid>
    <b:Author>
      <b:Author>
        <b:Corporate>UN</b:Corporate>
      </b:Author>
    </b:Author>
    <b:Title>We promote sustainable, low-emission transport and work to reduce the sector’s contribution to air pollution and climate change.</b:Title>
    <b:URL>https://www.unep.org/explore-topics/energy/what-we-do/transport</b:URL>
    <b:ProductionCompany>UN environment programme</b:ProductionCompany>
    <b:RefOrder>3</b:RefOrder>
  </b:Source>
  <b:Source>
    <b:Tag>Meg21</b:Tag>
    <b:SourceType>InternetSite</b:SourceType>
    <b:Guid>{80E1F9B0-9D14-BC4E-877A-A31D6E60B570}</b:Guid>
    <b:Author>
      <b:Author>
        <b:NameList>
          <b:Person>
            <b:Last>Lampinen</b:Last>
            <b:First>Megan</b:First>
          </b:Person>
        </b:NameList>
      </b:Author>
    </b:Author>
    <b:Title>Are electric vehicle projections underestimating demand?</b:Title>
    <b:URL>https://www.automotiveworld.com/articles/are-electric-vehicle-projections-underestimating-demand/</b:URL>
    <b:ProductionCompany>Automotive World</b:ProductionCompany>
    <b:Year>2021</b:Year>
    <b:Month>3</b:Month>
    <b:Day>30</b:Day>
    <b:RefOrder>4</b:RefOrder>
  </b:Source>
  <b:Source>
    <b:Tag>Las</b:Tag>
    <b:SourceType>InternetSite</b:SourceType>
    <b:Guid>{9BFC4DB1-2FD1-0145-9E0F-F8DC1E6ED7DB}</b:Guid>
    <b:Author>
      <b:Author>
        <b:Corporate>Last Minute Engineers</b:Corporate>
      </b:Author>
    </b:Author>
    <b:Title>Insight Into ESP8266 NodeMCU Features &amp; Using It With Arduino IDE</b:Title>
    <b:URL>https://lastminuteengineers.com/esp8266-nodemcu-arduino-tutorial/</b:URL>
    <b:ProductionCompany>Last Minute Engineers</b:ProductionCompany>
    <b:RefOrder>11</b:RefOrder>
  </b:Source>
  <b:Source>
    <b:Tag>Ada21</b:Tag>
    <b:SourceType>InternetSite</b:SourceType>
    <b:Guid>{A2BAA2FF-E811-B749-86EC-443BDA3FF515}</b:Guid>
    <b:Author>
      <b:Author>
        <b:Corporate>Adafruit</b:Corporate>
      </b:Author>
    </b:Author>
    <b:Title>Adafruit AMG8833 8x8 Thermal Camera Sensor</b:Title>
    <b:URL>https://learn.adafruit.com/adafruit-amg8833-8x8-thermal-camera-sensor</b:URL>
    <b:ProductionCompany>Adafruit</b:ProductionCompany>
    <b:Year>2021</b:Year>
    <b:Month>6</b:Month>
    <b:Day>16</b:Day>
    <b:RefOrder>12</b:RefOrder>
  </b:Source>
  <b:Source>
    <b:Tag>Bly</b:Tag>
    <b:SourceType>InternetSite</b:SourceType>
    <b:Guid>{B3C8A996-2B0F-404A-B292-2B34217E89BF}</b:Guid>
    <b:Author>
      <b:Author>
        <b:Corporate>Blynk</b:Corporate>
      </b:Author>
    </b:Author>
    <b:Title>How Blynk Works</b:Title>
    <b:URL>https://docs.blynk.cc</b:URL>
    <b:ProductionCompany>Blynk</b:ProductionCompany>
    <b:RefOrder>13</b:RefOrder>
  </b:Source>
  <b:Source>
    <b:Tag>Nod</b:Tag>
    <b:SourceType>InternetSite</b:SourceType>
    <b:Guid>{D9540C30-576E-A540-B46D-18B2206F3367}</b:Guid>
    <b:Author>
      <b:Author>
        <b:Corporate>Node RED</b:Corporate>
      </b:Author>
    </b:Author>
    <b:Title>Node RED Programming Guide</b:Title>
    <b:URL>http://noderedguide.com/</b:URL>
    <b:ProductionCompany>Node RED Programming Guide</b:ProductionCompany>
    <b:RefOrder>14</b:RefOrder>
  </b:Source>
  <b:Source>
    <b:Tag>Han16</b:Tag>
    <b:SourceType>JournalArticle</b:SourceType>
    <b:Guid>{2D59248E-A23F-2148-91B6-030CA7C8EEFE}</b:Guid>
    <b:Title>State-of-the-Art and Energy Management System of Lithium-Ion Batteries in Electric Vehicle Applications: Issues and Recommendations</b:Title>
    <b:Year>2016</b:Year>
    <b:Author>
      <b:Author>
        <b:NameList>
          <b:Person>
            <b:Last>Hannan</b:Last>
            <b:First>Mahammad</b:First>
          </b:Person>
          <b:Person>
            <b:Last>Hoque</b:Last>
            <b:First>MD.</b:First>
          </b:Person>
          <b:Person>
            <b:Last>Hussain</b:Last>
            <b:First>Aini</b:First>
          </b:Person>
          <b:Person>
            <b:Last>Yusof</b:Last>
            <b:First>Yushaizad</b:First>
          </b:Person>
          <b:Person>
            <b:Last>Ker</b:Last>
            <b:First>Pin</b:First>
          </b:Person>
        </b:NameList>
      </b:Author>
    </b:Author>
    <b:JournalName>SPECIAL SECTION ON ADVANCED ENERGY STORAGE TECHNOLOGIES AND THEIR APPLICATIONS</b:JournalName>
    <b:Volume>6</b:Volume>
    <b:Pages>19362-19378</b:Pages>
    <b:RefOrder>23</b:RefOrder>
  </b:Source>
  <b:Source>
    <b:Tag>Zouef</b:Tag>
    <b:SourceType>JournalArticle</b:SourceType>
    <b:Guid>{B8FA17C6-F760-D444-967C-11EB52EA4E35}</b:Guid>
    <b:Title>efef</b:Title>
    <b:JournalName>efef</b:JournalName>
    <b:Year>fef</b:Year>
    <b:Author>
      <b:Author>
        <b:NameList>
          <b:Person>
            <b:Last>Zou</b:Last>
            <b:First>Dongyao</b:First>
          </b:Person>
          <b:Person>
            <b:Last>Li</b:Last>
            <b:First>Ming</b:First>
          </b:Person>
          <b:Person>
            <b:Last>Wang</b:Last>
            <b:First>Dandan</b:First>
          </b:Person>
          <b:Person>
            <b:Last>Li</b:Last>
            <b:First>Nana</b:First>
          </b:Person>
          <b:Person>
            <b:Last>Su</b:Last>
            <b:First>Rijian</b:First>
          </b:Person>
          <b:Person>
            <b:Last>Zhang</b:Last>
            <b:First>Pu</b:First>
          </b:Person>
          <b:Person>
            <b:Last>Gan</b:Last>
            <b:First>Yong</b:First>
          </b:Person>
          <b:Person>
            <b:Last>Cheng</b:Last>
            <b:First>Jingjing</b:First>
          </b:Person>
        </b:NameList>
      </b:Author>
    </b:Author>
    <b:RefOrder>24</b:RefOrder>
  </b:Source>
  <b:Source>
    <b:Tag>Pri20</b:Tag>
    <b:SourceType>BookSection</b:SourceType>
    <b:Guid>{CFCE35A4-15B9-8B41-B78D-8C849B659D38}</b:Guid>
    <b:Title>Trends in Transportation Greenhouse Gas Emissions</b:Title>
    <b:Year>2020</b:Year>
    <b:Pages>359-375</b:Pages>
    <b:BookTitle>Advances in Carbon Management Technologies</b:BookTitle>
    <b:Publisher>CRC Press</b:Publisher>
    <b:Author>
      <b:Author>
        <b:NameList>
          <b:Person>
            <b:Last>Princiotta</b:Last>
            <b:First>Frank</b:First>
          </b:Person>
          <b:Person>
            <b:Last>Sikdar</b:Last>
            <b:First>Subhas</b:First>
          </b:Person>
        </b:NameList>
      </b:Author>
    </b:Author>
    <b:RefOrder>15</b:RefOrder>
  </b:Source>
</b:Sources>
</file>

<file path=customXml/itemProps1.xml><?xml version="1.0" encoding="utf-8"?>
<ds:datastoreItem xmlns:ds="http://schemas.openxmlformats.org/officeDocument/2006/customXml" ds:itemID="{CE5AEA83-4007-41DE-9B07-606EC0283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3613</Words>
  <Characters>20600</Characters>
  <Application>Microsoft Office Word</Application>
  <DocSecurity>0</DocSecurity>
  <Lines>171</Lines>
  <Paragraphs>48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Mousa Mohammed Abdulla Abdelhameid Alwaraki</cp:lastModifiedBy>
  <cp:revision>3</cp:revision>
  <dcterms:created xsi:type="dcterms:W3CDTF">2021-07-31T14:31:00Z</dcterms:created>
  <dcterms:modified xsi:type="dcterms:W3CDTF">2021-07-31T14:32:00Z</dcterms:modified>
</cp:coreProperties>
</file>